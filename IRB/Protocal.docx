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C8E6C">
      <w:pPr>
        <w:tabs>
          <w:tab w:val="right" w:pos="9720"/>
        </w:tabs>
        <w:ind w:right="568"/>
        <w:jc w:val="center"/>
        <w:outlineLvl w:val="0"/>
        <w:rPr>
          <w:rFonts w:ascii="Arial" w:hAnsi="Arial" w:cs="Arial"/>
          <w:b/>
          <w:bCs/>
          <w:sz w:val="32"/>
          <w:szCs w:val="32"/>
        </w:rPr>
      </w:pPr>
      <w:r>
        <w:rPr>
          <w:rFonts w:ascii="Arial" w:hAnsi="Arial" w:cs="Arial"/>
          <w:b/>
          <w:bCs/>
          <w:sz w:val="32"/>
          <w:szCs w:val="32"/>
        </w:rPr>
        <w:t xml:space="preserve">Protocol Narrative: Social Behavioral Educational, </w:t>
      </w:r>
    </w:p>
    <w:p w14:paraId="402C8E6D">
      <w:pPr>
        <w:tabs>
          <w:tab w:val="right" w:pos="9720"/>
        </w:tabs>
        <w:ind w:right="568"/>
        <w:jc w:val="center"/>
        <w:outlineLvl w:val="0"/>
        <w:rPr>
          <w:rFonts w:ascii="Arial" w:hAnsi="Arial" w:cs="Arial"/>
          <w:b/>
          <w:bCs/>
          <w:sz w:val="32"/>
          <w:szCs w:val="32"/>
        </w:rPr>
      </w:pPr>
      <w:r>
        <w:rPr>
          <w:rFonts w:ascii="Arial" w:hAnsi="Arial" w:cs="Arial"/>
          <w:b/>
          <w:bCs/>
          <w:sz w:val="32"/>
          <w:szCs w:val="32"/>
        </w:rPr>
        <w:t xml:space="preserve">Biomedical Exempt (IRB Review Required), or Biomedical Expedited </w:t>
      </w:r>
    </w:p>
    <w:p w14:paraId="402C8E6E">
      <w:pPr>
        <w:tabs>
          <w:tab w:val="right" w:pos="9720"/>
        </w:tabs>
        <w:ind w:right="568"/>
        <w:jc w:val="center"/>
        <w:outlineLvl w:val="0"/>
        <w:rPr>
          <w:rFonts w:ascii="Arial" w:hAnsi="Arial" w:cs="Arial"/>
          <w:bCs/>
        </w:rPr>
      </w:pPr>
    </w:p>
    <w:p w14:paraId="402C8E6F">
      <w:pPr>
        <w:pStyle w:val="31"/>
        <w:rPr>
          <w:rFonts w:ascii="Arial" w:hAnsi="Arial" w:cs="Arial"/>
          <w:bCs/>
        </w:rPr>
      </w:pPr>
      <w:r>
        <w:rPr>
          <w:rFonts w:ascii="Arial" w:hAnsi="Arial" w:cs="Arial"/>
          <w:bCs/>
        </w:rPr>
        <w:t xml:space="preserve">Answer all questions succinctly using non-technical language as much as possible. </w:t>
      </w:r>
    </w:p>
    <w:p w14:paraId="402C8E70">
      <w:pPr>
        <w:pStyle w:val="31"/>
        <w:numPr>
          <w:ilvl w:val="0"/>
          <w:numId w:val="3"/>
        </w:numPr>
        <w:rPr>
          <w:rFonts w:ascii="Arial" w:hAnsi="Arial" w:cs="Arial"/>
          <w:bCs/>
        </w:rPr>
      </w:pPr>
      <w:r>
        <w:rPr>
          <w:rFonts w:ascii="Arial" w:hAnsi="Arial" w:cs="Arial"/>
          <w:bCs/>
        </w:rPr>
        <w:t xml:space="preserve">If a question is a numbered list, respond with a corresponding numbered list. </w:t>
      </w:r>
    </w:p>
    <w:p w14:paraId="402C8E71">
      <w:pPr>
        <w:pStyle w:val="31"/>
        <w:numPr>
          <w:ilvl w:val="0"/>
          <w:numId w:val="3"/>
        </w:numPr>
        <w:rPr>
          <w:rFonts w:ascii="Arial" w:hAnsi="Arial" w:cs="Arial"/>
          <w:bCs/>
        </w:rPr>
      </w:pPr>
      <w:r>
        <w:rPr>
          <w:rFonts w:ascii="Arial" w:hAnsi="Arial" w:cs="Arial"/>
          <w:bCs/>
        </w:rPr>
        <w:t xml:space="preserve">If a question is not applicable to the research, state “N/A”. </w:t>
      </w:r>
    </w:p>
    <w:p w14:paraId="402C8E72">
      <w:pPr>
        <w:pStyle w:val="31"/>
        <w:numPr>
          <w:ilvl w:val="0"/>
          <w:numId w:val="3"/>
        </w:numPr>
        <w:rPr>
          <w:rFonts w:ascii="Arial" w:hAnsi="Arial" w:cs="Arial"/>
          <w:bCs/>
        </w:rPr>
      </w:pPr>
      <w:r>
        <w:rPr>
          <w:rFonts w:ascii="Arial" w:hAnsi="Arial" w:cs="Arial"/>
          <w:bCs/>
        </w:rPr>
        <w:t xml:space="preserve">If a question is not answered, the IRB does not know if the question was overlooked. This will result in unnecessary “back and forth” for clarification. </w:t>
      </w:r>
    </w:p>
    <w:p w14:paraId="402C8E73">
      <w:pPr>
        <w:pStyle w:val="31"/>
        <w:rPr>
          <w:rFonts w:ascii="Arial" w:hAnsi="Arial" w:cs="Arial"/>
        </w:rPr>
      </w:pPr>
    </w:p>
    <w:p w14:paraId="402C8E74">
      <w:pPr>
        <w:pStyle w:val="31"/>
        <w:rPr>
          <w:rFonts w:ascii="Arial" w:hAnsi="Arial" w:cs="Arial"/>
          <w:bCs/>
        </w:rPr>
      </w:pPr>
      <w:r>
        <w:rPr>
          <w:rFonts w:ascii="Arial" w:hAnsi="Arial" w:cs="Arial"/>
          <w:bCs/>
        </w:rPr>
        <w:t xml:space="preserve">Attach this protocol to the “Basic Study Information” section of the ZOT IRB application. Other supplemental documentation (i.e. consent, recruitment, other) can be attached in “Local Site Documents”. </w:t>
      </w:r>
    </w:p>
    <w:p w14:paraId="402C8E75">
      <w:pPr>
        <w:pStyle w:val="31"/>
        <w:rPr>
          <w:rFonts w:ascii="Arial" w:hAnsi="Arial" w:cs="Arial"/>
        </w:rPr>
      </w:pPr>
    </w:p>
    <w:p w14:paraId="402C8E76">
      <w:pPr>
        <w:pStyle w:val="24"/>
        <w:shd w:val="clear" w:color="auto" w:fill="255799"/>
        <w:spacing w:before="0" w:after="0"/>
        <w:rPr>
          <w:rFonts w:ascii="Arial" w:hAnsi="Arial" w:cs="Arial"/>
          <w:sz w:val="22"/>
          <w:szCs w:val="22"/>
        </w:rPr>
      </w:pPr>
      <w:r>
        <w:rPr>
          <w:rFonts w:ascii="Arial" w:hAnsi="Arial" w:cs="Arial"/>
          <w:sz w:val="22"/>
          <w:szCs w:val="22"/>
        </w:rPr>
        <w:t xml:space="preserve"> 1.  STUDY OVERVIEW</w:t>
      </w:r>
    </w:p>
    <w:p w14:paraId="402C8E77">
      <w:pPr>
        <w:rPr>
          <w:rFonts w:ascii="Arial" w:hAnsi="Arial" w:cs="Arial"/>
          <w:b/>
          <w:bCs/>
          <w:sz w:val="22"/>
          <w:szCs w:val="22"/>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8095"/>
      </w:tblGrid>
      <w:tr w14:paraId="402C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95" w:type="dxa"/>
            <w:shd w:val="clear" w:color="auto" w:fill="02B050"/>
          </w:tcPr>
          <w:p w14:paraId="402C8E78">
            <w:pPr>
              <w:jc w:val="right"/>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1.1 Basic Information</w:t>
            </w:r>
          </w:p>
        </w:tc>
        <w:tc>
          <w:tcPr>
            <w:tcW w:w="8095" w:type="dxa"/>
            <w:shd w:val="clear" w:color="auto" w:fill="02B050"/>
          </w:tcPr>
          <w:p w14:paraId="402C8E79">
            <w:pPr>
              <w:rPr>
                <w:rFonts w:ascii="Arial" w:hAnsi="Arial" w:cs="Arial"/>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Submission Details</w:t>
            </w:r>
          </w:p>
        </w:tc>
      </w:tr>
      <w:tr w14:paraId="402C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tcPr>
          <w:p w14:paraId="402C8E7B">
            <w:pPr>
              <w:jc w:val="right"/>
              <w:rPr>
                <w:rFonts w:ascii="Arial" w:hAnsi="Arial" w:cs="Arial"/>
                <w:b/>
                <w:bCs/>
                <w:sz w:val="22"/>
                <w:szCs w:val="22"/>
              </w:rPr>
            </w:pPr>
            <w:r>
              <w:rPr>
                <w:rFonts w:ascii="Arial" w:hAnsi="Arial" w:cs="Arial"/>
                <w:b/>
                <w:bCs/>
                <w:sz w:val="22"/>
                <w:szCs w:val="22"/>
              </w:rPr>
              <w:t>1.1.1 IRB Number:</w:t>
            </w:r>
          </w:p>
        </w:tc>
        <w:sdt>
          <w:sdtPr>
            <w:rPr>
              <w:rFonts w:ascii="Arial" w:hAnsi="Arial" w:cs="Arial"/>
              <w:sz w:val="22"/>
              <w:szCs w:val="22"/>
            </w:rPr>
            <w:id w:val="-140662443"/>
            <w:placeholder>
              <w:docPart w:val="3C3C8940F3463440956852BD84719965"/>
            </w:placeholder>
          </w:sdtPr>
          <w:sdtEndPr>
            <w:rPr>
              <w:rFonts w:ascii="Arial" w:hAnsi="Arial" w:cs="Arial"/>
              <w:sz w:val="22"/>
              <w:szCs w:val="22"/>
            </w:rPr>
          </w:sdtEndPr>
          <w:sdtContent>
            <w:tc>
              <w:tcPr>
                <w:tcW w:w="8095" w:type="dxa"/>
              </w:tcPr>
              <w:p w14:paraId="402C8E7C">
                <w:pPr>
                  <w:rPr>
                    <w:rFonts w:ascii="Arial" w:hAnsi="Arial" w:cs="Arial"/>
                    <w:sz w:val="22"/>
                    <w:szCs w:val="22"/>
                  </w:rPr>
                </w:pPr>
                <w:r>
                  <w:t>STUDY00000064</w:t>
                </w:r>
              </w:p>
            </w:tc>
          </w:sdtContent>
        </w:sdt>
      </w:tr>
      <w:tr w14:paraId="402C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tcPr>
          <w:p w14:paraId="402C8E7E">
            <w:pPr>
              <w:jc w:val="right"/>
              <w:rPr>
                <w:rFonts w:ascii="Arial" w:hAnsi="Arial" w:cs="Arial"/>
                <w:b/>
                <w:bCs/>
                <w:sz w:val="22"/>
                <w:szCs w:val="22"/>
              </w:rPr>
            </w:pPr>
            <w:r>
              <w:rPr>
                <w:rFonts w:ascii="Arial" w:hAnsi="Arial" w:cs="Arial"/>
                <w:b/>
                <w:bCs/>
                <w:sz w:val="22"/>
                <w:szCs w:val="22"/>
              </w:rPr>
              <w:t>1.1.2 Short Title:</w:t>
            </w:r>
          </w:p>
        </w:tc>
        <w:sdt>
          <w:sdtPr>
            <w:rPr>
              <w:rFonts w:ascii="Arial" w:hAnsi="Arial" w:cs="Arial"/>
              <w:sz w:val="22"/>
              <w:szCs w:val="22"/>
            </w:rPr>
            <w:id w:val="-285275802"/>
            <w:placeholder>
              <w:docPart w:val="F1CA3D23B45C5547B050C28A18609C43"/>
            </w:placeholder>
          </w:sdtPr>
          <w:sdtEndPr>
            <w:rPr>
              <w:rFonts w:ascii="Arial" w:hAnsi="Arial" w:cs="Arial"/>
              <w:sz w:val="22"/>
              <w:szCs w:val="22"/>
            </w:rPr>
          </w:sdtEndPr>
          <w:sdtContent>
            <w:tc>
              <w:tcPr>
                <w:tcW w:w="8095" w:type="dxa"/>
              </w:tcPr>
              <w:p w14:paraId="402C8E7F">
                <w:pPr>
                  <w:rPr>
                    <w:rFonts w:ascii="Arial" w:hAnsi="Arial" w:cs="Arial"/>
                    <w:sz w:val="22"/>
                    <w:szCs w:val="22"/>
                  </w:rPr>
                </w:pPr>
                <w:r>
                  <w:rPr>
                    <w:rFonts w:hint="eastAsia" w:ascii="Arial" w:hAnsi="Arial" w:cs="Arial"/>
                    <w:sz w:val="22"/>
                    <w:szCs w:val="22"/>
                  </w:rPr>
                  <w:t>Sensory Discrimination, Processing Speed, and Working Memory</w:t>
                </w:r>
              </w:p>
            </w:tc>
          </w:sdtContent>
        </w:sdt>
      </w:tr>
    </w:tbl>
    <w:p w14:paraId="402C8E81">
      <w:pPr>
        <w:ind w:left="360" w:hanging="360"/>
        <w:rPr>
          <w:rFonts w:ascii="Arial" w:hAnsi="Arial" w:cs="Arial"/>
          <w:b/>
          <w:bCs/>
          <w:sz w:val="22"/>
          <w:szCs w:val="22"/>
        </w:rPr>
      </w:pPr>
    </w:p>
    <w:p w14:paraId="402C8E82">
      <w:pPr>
        <w:pStyle w:val="40"/>
        <w:numPr>
          <w:ilvl w:val="1"/>
          <w:numId w:val="4"/>
        </w:numPr>
        <w:spacing w:before="0" w:beforeAutospacing="0" w:after="0" w:afterAutospacing="0"/>
        <w:rPr>
          <w:rStyle w:val="42"/>
          <w:rFonts w:ascii="Arial" w:hAnsi="Arial" w:cs="Arial"/>
          <w:sz w:val="22"/>
          <w:szCs w:val="22"/>
        </w:rPr>
      </w:pPr>
      <w:r>
        <w:rPr>
          <w:rFonts w:ascii="Arial" w:hAnsi="Arial" w:cs="Arial"/>
          <w:b/>
          <w:bCs/>
          <w:sz w:val="22"/>
          <w:szCs w:val="22"/>
        </w:rPr>
        <w:t xml:space="preserve">Background &amp; Purpose: </w:t>
      </w:r>
    </w:p>
    <w:p w14:paraId="402C8E83">
      <w:pPr>
        <w:pStyle w:val="40"/>
        <w:numPr>
          <w:ilvl w:val="2"/>
          <w:numId w:val="4"/>
        </w:numPr>
        <w:spacing w:before="0" w:beforeAutospacing="0" w:after="0" w:afterAutospacing="0"/>
        <w:rPr>
          <w:rFonts w:ascii="Arial" w:hAnsi="Arial" w:cs="Arial"/>
          <w:i/>
          <w:iCs/>
          <w:color w:val="595959"/>
          <w:sz w:val="22"/>
          <w:szCs w:val="22"/>
        </w:rPr>
      </w:pPr>
      <w:r>
        <w:rPr>
          <w:rFonts w:ascii="Arial" w:hAnsi="Arial" w:cs="Arial" w:eastAsiaTheme="majorEastAsia"/>
          <w:sz w:val="22"/>
          <w:szCs w:val="22"/>
        </w:rPr>
        <w:t>Provide a summary of the background for this study and explain how it will contribute to existing knowledge.</w:t>
      </w:r>
    </w:p>
    <w:p w14:paraId="402C8E84">
      <w:pPr>
        <w:pStyle w:val="40"/>
        <w:numPr>
          <w:ilvl w:val="2"/>
          <w:numId w:val="4"/>
        </w:numPr>
        <w:spacing w:before="0" w:beforeAutospacing="0" w:after="0" w:afterAutospacing="0"/>
        <w:rPr>
          <w:rFonts w:ascii="Arial" w:hAnsi="Arial" w:cs="Arial"/>
          <w:i/>
          <w:iCs/>
          <w:color w:val="595959"/>
          <w:sz w:val="22"/>
          <w:szCs w:val="22"/>
        </w:rPr>
      </w:pPr>
      <w:r>
        <w:rPr>
          <w:rFonts w:ascii="Arial" w:hAnsi="Arial" w:cs="Arial" w:eastAsiaTheme="majorEastAsia"/>
          <w:sz w:val="22"/>
          <w:szCs w:val="22"/>
        </w:rPr>
        <w:t>Describe the purpose, specific aims or objectives and specify the hypotheses or research questions to be studied.</w:t>
      </w:r>
    </w:p>
    <w:p w14:paraId="402C8E85">
      <w:pPr>
        <w:pStyle w:val="40"/>
        <w:numPr>
          <w:ilvl w:val="2"/>
          <w:numId w:val="4"/>
        </w:numPr>
        <w:spacing w:before="0" w:beforeAutospacing="0" w:after="0" w:afterAutospacing="0"/>
        <w:rPr>
          <w:rFonts w:ascii="Arial" w:hAnsi="Arial" w:cs="Arial"/>
          <w:i/>
          <w:iCs/>
          <w:color w:val="595959"/>
          <w:sz w:val="22"/>
          <w:szCs w:val="22"/>
        </w:rPr>
      </w:pPr>
      <w:r>
        <w:rPr>
          <w:rFonts w:ascii="Arial" w:hAnsi="Arial" w:cs="Arial"/>
          <w:sz w:val="22"/>
          <w:szCs w:val="22"/>
        </w:rPr>
        <w:t>List up to ten relevant references/articles to support the rationale for the research.</w:t>
      </w:r>
    </w:p>
    <w:p w14:paraId="402C8E86">
      <w:pPr>
        <w:pStyle w:val="40"/>
        <w:spacing w:before="0" w:beforeAutospacing="0" w:after="0" w:afterAutospacing="0"/>
        <w:ind w:left="720"/>
        <w:rPr>
          <w:rStyle w:val="41"/>
          <w:rFonts w:ascii="Arial" w:hAnsi="Arial" w:cs="Arial"/>
          <w:sz w:val="22"/>
          <w:szCs w:val="22"/>
        </w:rPr>
      </w:pPr>
    </w:p>
    <w:p w14:paraId="402C8E87">
      <w:pPr>
        <w:pStyle w:val="40"/>
        <w:spacing w:before="0" w:beforeAutospacing="0" w:after="0" w:afterAutospacing="0"/>
        <w:rPr>
          <w:rFonts w:ascii="Arial" w:hAnsi="Arial" w:cs="Arial"/>
          <w:b/>
          <w:bCs/>
          <w:i/>
          <w:iCs/>
          <w:color w:val="FF0000"/>
          <w:sz w:val="22"/>
          <w:szCs w:val="22"/>
        </w:rPr>
      </w:pPr>
      <w:sdt>
        <w:sdtPr>
          <w:rPr>
            <w:rFonts w:ascii="Arial" w:hAnsi="Arial" w:cs="Arial"/>
            <w:i/>
            <w:iCs/>
            <w:color w:val="595959"/>
            <w:sz w:val="22"/>
            <w:szCs w:val="22"/>
          </w:rPr>
          <w:id w:val="-118533386"/>
          <w14:checkbox>
            <w14:checked w14:val="0"/>
            <w14:checkedState w14:val="2612" w14:font="MS Gothic"/>
            <w14:uncheckedState w14:val="2610" w14:font="MS Gothic"/>
          </w14:checkbox>
        </w:sdtPr>
        <w:sdtEndPr>
          <w:rPr>
            <w:rFonts w:ascii="Arial" w:hAnsi="Arial" w:cs="Arial"/>
            <w:i/>
            <w:iCs/>
            <w:color w:val="595959"/>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1.8.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959569572"/>
            <w:placeholder>
              <w:docPart w:val="C1A00BE7D8CD4071B4BBEA6704F5F4CD"/>
            </w:placeholder>
          </w:sdtPr>
          <w:sdtEndPr>
            <w:rPr>
              <w:rStyle w:val="15"/>
              <w:rFonts w:ascii="Arial" w:hAnsi="Arial" w:cs="Arial"/>
              <w:sz w:val="24"/>
              <w:szCs w:val="22"/>
            </w:rPr>
          </w:sdtEndPr>
          <w:sdtContent>
            <w:sdt>
              <w:sdtPr>
                <w:rPr>
                  <w:rStyle w:val="32"/>
                  <w:rFonts w:ascii="Arial" w:hAnsi="Arial" w:cs="Arial"/>
                  <w:szCs w:val="22"/>
                </w:rPr>
                <w:id w:val="-938759898"/>
                <w:placeholder>
                  <w:docPart w:val="89A3940EF39A464B8EF806D3D449765A"/>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E88">
                    <w:pPr>
                      <w:rPr>
                        <w:rStyle w:val="32"/>
                        <w:rFonts w:ascii="Arial" w:hAnsi="Arial" w:cs="Arial"/>
                        <w:szCs w:val="22"/>
                      </w:rPr>
                    </w:pPr>
                    <w:r>
                      <w:rPr>
                        <w:rStyle w:val="32"/>
                        <w:rFonts w:hint="eastAsia" w:ascii="Arial" w:hAnsi="Arial" w:cs="Arial"/>
                        <w:szCs w:val="22"/>
                      </w:rPr>
                      <w:t xml:space="preserve">Research has long debated whether basic perceptual abilities, such as sensory discrimination and processing speed, contribute to higher-order cognition. Prior findings are inconsistent, partly due to methodological limitations. This study contributes by using tightly controlled visual masking tasks and modern statistical modeling to clarify how perceptual processes support </w:t>
                    </w:r>
                    <w:r>
                      <w:rPr>
                        <w:rStyle w:val="32"/>
                        <w:rFonts w:hint="eastAsia" w:ascii="Arial" w:hAnsi="Arial" w:eastAsia="宋体" w:cs="Arial"/>
                        <w:szCs w:val="22"/>
                        <w:lang w:eastAsia="zh-CN"/>
                      </w:rPr>
                      <w:t>higher-order cognition</w:t>
                    </w:r>
                    <w:r>
                      <w:rPr>
                        <w:rStyle w:val="32"/>
                        <w:rFonts w:hint="eastAsia" w:ascii="Arial" w:hAnsi="Arial" w:cs="Arial"/>
                        <w:szCs w:val="22"/>
                      </w:rPr>
                      <w:t>.</w:t>
                    </w:r>
                  </w:p>
                  <w:p w14:paraId="402C8E89">
                    <w:pPr>
                      <w:rPr>
                        <w:rStyle w:val="32"/>
                        <w:rFonts w:ascii="Arial" w:hAnsi="Arial" w:cs="Arial"/>
                        <w:szCs w:val="22"/>
                      </w:rPr>
                    </w:pPr>
                  </w:p>
                  <w:p w14:paraId="402C8E8A">
                    <w:pPr>
                      <w:rPr>
                        <w:rStyle w:val="32"/>
                        <w:rFonts w:ascii="Arial" w:hAnsi="Arial" w:cs="Arial"/>
                        <w:szCs w:val="22"/>
                      </w:rPr>
                    </w:pPr>
                    <w:r>
                      <w:rPr>
                        <w:rStyle w:val="32"/>
                        <w:rFonts w:hint="eastAsia" w:ascii="Arial" w:hAnsi="Arial" w:cs="Arial"/>
                        <w:szCs w:val="22"/>
                      </w:rPr>
                      <w:t xml:space="preserve">The purpose of this study is to clarify how sensory discrimination and processing speed relate to </w:t>
                    </w:r>
                    <w:r>
                      <w:rPr>
                        <w:rStyle w:val="32"/>
                        <w:rFonts w:hint="eastAsia" w:ascii="Arial" w:hAnsi="Arial" w:eastAsia="宋体" w:cs="Arial"/>
                        <w:szCs w:val="22"/>
                        <w:lang w:eastAsia="zh-CN"/>
                      </w:rPr>
                      <w:t>higher-order cognitive function</w:t>
                    </w:r>
                    <w:r>
                      <w:rPr>
                        <w:rStyle w:val="32"/>
                        <w:rFonts w:hint="eastAsia" w:ascii="Arial" w:hAnsi="Arial" w:cs="Arial"/>
                        <w:szCs w:val="22"/>
                      </w:rPr>
                      <w:t xml:space="preserve">. Using spatial and temporal visual masking, we aim to obtain distinct indices of the two perceptual abilities, test whether they contribute independently or jointly to </w:t>
                    </w:r>
                    <w:r>
                      <w:rPr>
                        <w:rStyle w:val="32"/>
                        <w:rFonts w:hint="eastAsia" w:ascii="Arial" w:hAnsi="Arial" w:eastAsia="宋体" w:cs="Arial"/>
                        <w:szCs w:val="22"/>
                        <w:lang w:eastAsia="zh-CN"/>
                      </w:rPr>
                      <w:t>higher-order cognition</w:t>
                    </w:r>
                    <w:r>
                      <w:rPr>
                        <w:rStyle w:val="32"/>
                        <w:rFonts w:hint="eastAsia" w:ascii="Arial" w:hAnsi="Arial" w:cs="Arial"/>
                        <w:szCs w:val="22"/>
                      </w:rPr>
                      <w:t>, and evaluate working memory’s mediating role. We hypothesize that sensory discrimination and processing speed rely on different mechanisms and that working memory partially accounts for their contributions.</w:t>
                    </w:r>
                  </w:p>
                  <w:p w14:paraId="402C8E8B">
                    <w:pPr>
                      <w:rPr>
                        <w:rStyle w:val="32"/>
                        <w:rFonts w:ascii="Arial" w:hAnsi="Arial" w:cs="Arial"/>
                        <w:szCs w:val="22"/>
                      </w:rPr>
                    </w:pPr>
                  </w:p>
                  <w:p w14:paraId="402C8E8C">
                    <w:pPr>
                      <w:rPr>
                        <w:rFonts w:ascii="Arial" w:hAnsi="Arial" w:cs="Arial"/>
                        <w:sz w:val="22"/>
                        <w:szCs w:val="22"/>
                      </w:rPr>
                    </w:pPr>
                    <w:r>
                      <w:rPr>
                        <w:rStyle w:val="32"/>
                        <w:rFonts w:hint="eastAsia" w:ascii="Arial" w:hAnsi="Arial" w:cs="Arial"/>
                        <w:szCs w:val="22"/>
                      </w:rPr>
                      <w:t>Key supporting work includes Galton (1883) on sensory acuity and intelligence, Spearman (1904) on general intelligence, Deary (1994, 2004) on sensory–intelligence links, Grudnik and Kranzler (2001) on inspection time, and Fry and Hale (1996) and Voelke et al. (2014) on the mediating role of working memory.</w:t>
                    </w:r>
                  </w:p>
                </w:tc>
              </w:sdtContent>
            </w:sdt>
          </w:sdtContent>
        </w:sdt>
      </w:tr>
    </w:tbl>
    <w:p w14:paraId="402C8E8E">
      <w:pPr>
        <w:rPr>
          <w:rFonts w:ascii="Arial" w:hAnsi="Arial" w:cs="Arial"/>
          <w:b/>
          <w:bCs/>
          <w:sz w:val="22"/>
          <w:szCs w:val="22"/>
        </w:rPr>
      </w:pPr>
    </w:p>
    <w:p w14:paraId="402C8E8F">
      <w:pPr>
        <w:rPr>
          <w:rFonts w:ascii="Arial" w:hAnsi="Arial" w:cs="Arial"/>
          <w:sz w:val="22"/>
          <w:szCs w:val="22"/>
        </w:rPr>
      </w:pPr>
      <w:r>
        <w:rPr>
          <w:rFonts w:ascii="Arial" w:hAnsi="Arial" w:cs="Arial"/>
          <w:b/>
          <w:bCs/>
          <w:sz w:val="22"/>
          <w:szCs w:val="22"/>
        </w:rPr>
        <w:t>1.3 Study Design:</w:t>
      </w:r>
      <w:r>
        <w:rPr>
          <w:rFonts w:ascii="Arial" w:hAnsi="Arial" w:cs="Arial"/>
          <w:sz w:val="22"/>
          <w:szCs w:val="22"/>
        </w:rPr>
        <w:t xml:space="preserve"> Provide a one-sentence description of the general study design and/or type of methodology.</w:t>
      </w:r>
    </w:p>
    <w:p w14:paraId="402C8E90">
      <w:pPr>
        <w:rPr>
          <w:rFonts w:ascii="Arial" w:hAnsi="Arial" w:cs="Arial"/>
          <w:sz w:val="22"/>
          <w:szCs w:val="22"/>
        </w:rPr>
      </w:pPr>
    </w:p>
    <w:p w14:paraId="402C8E91">
      <w:pPr>
        <w:rPr>
          <w:rFonts w:ascii="Arial" w:hAnsi="Arial" w:cs="Arial"/>
          <w:b/>
          <w:bCs/>
          <w:color w:val="595959" w:themeColor="text1" w:themeTint="A6"/>
          <w:sz w:val="22"/>
          <w:szCs w:val="22"/>
          <w14:textFill>
            <w14:solidFill>
              <w14:schemeClr w14:val="tx1">
                <w14:lumMod w14:val="65000"/>
                <w14:lumOff w14:val="35000"/>
              </w14:schemeClr>
            </w14:solidFill>
          </w14:textFill>
        </w:rPr>
      </w:pPr>
      <w:sdt>
        <w:sdtPr>
          <w:rPr>
            <w:rFonts w:ascii="Arial" w:hAnsi="Arial" w:cs="Arial"/>
            <w:i/>
            <w:iCs/>
            <w:color w:val="595959"/>
            <w:sz w:val="22"/>
            <w:szCs w:val="22"/>
          </w:rPr>
          <w:id w:val="-1874837019"/>
          <w14:checkbox>
            <w14:checked w14:val="0"/>
            <w14:checkedState w14:val="2612" w14:font="MS Gothic"/>
            <w14:uncheckedState w14:val="2610" w14:font="MS Gothic"/>
          </w14:checkbox>
        </w:sdtPr>
        <w:sdtEndPr>
          <w:rPr>
            <w:rFonts w:ascii="Arial" w:hAnsi="Arial" w:cs="Arial"/>
            <w:i/>
            <w:iCs/>
            <w:color w:val="595959"/>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question 1.6."/>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13748978"/>
            <w:placeholder>
              <w:docPart w:val="A60EF476C727C8419D3919E0066F331C"/>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E92">
                <w:pPr>
                  <w:rPr>
                    <w:rFonts w:ascii="Arial" w:hAnsi="Arial" w:cs="Arial"/>
                    <w:sz w:val="22"/>
                    <w:szCs w:val="22"/>
                  </w:rPr>
                </w:pPr>
                <w:r>
                  <w:rPr>
                    <w:rStyle w:val="32"/>
                    <w:rFonts w:hint="eastAsia" w:ascii="Arial" w:hAnsi="Arial" w:eastAsia="宋体" w:cs="Arial"/>
                    <w:szCs w:val="22"/>
                    <w:lang w:eastAsia="zh-CN"/>
                  </w:rPr>
                  <w:t>Statistical analysis on behavioral data.</w:t>
                </w:r>
              </w:p>
            </w:tc>
          </w:sdtContent>
        </w:sdt>
      </w:tr>
    </w:tbl>
    <w:p w14:paraId="402C8E94">
      <w:pPr>
        <w:pStyle w:val="40"/>
        <w:spacing w:before="0" w:beforeAutospacing="0" w:after="0" w:afterAutospacing="0"/>
        <w:rPr>
          <w:rFonts w:ascii="Arial" w:hAnsi="Arial" w:cs="Arial"/>
          <w:b/>
          <w:bCs/>
          <w:sz w:val="22"/>
          <w:szCs w:val="22"/>
        </w:rPr>
      </w:pPr>
    </w:p>
    <w:p w14:paraId="402C8E95">
      <w:pPr>
        <w:pStyle w:val="40"/>
        <w:numPr>
          <w:ilvl w:val="1"/>
          <w:numId w:val="5"/>
        </w:numPr>
        <w:spacing w:before="0" w:beforeAutospacing="0" w:after="0" w:afterAutospacing="0"/>
        <w:rPr>
          <w:rFonts w:ascii="Arial" w:hAnsi="Arial" w:cs="Arial"/>
          <w:sz w:val="22"/>
          <w:szCs w:val="22"/>
        </w:rPr>
      </w:pPr>
      <w:r>
        <w:rPr>
          <w:rFonts w:ascii="Arial" w:hAnsi="Arial" w:cs="Arial"/>
          <w:b/>
          <w:bCs/>
          <w:sz w:val="22"/>
          <w:szCs w:val="22"/>
        </w:rPr>
        <w:t xml:space="preserve">Statistics: </w:t>
      </w:r>
      <w:r>
        <w:rPr>
          <w:rFonts w:ascii="Arial" w:hAnsi="Arial" w:cs="Arial" w:eastAsiaTheme="majorEastAsia"/>
          <w:sz w:val="22"/>
          <w:szCs w:val="22"/>
        </w:rPr>
        <w:t>Describe the proposed statistical procedures or descriptive analyses for the study. For qualitative research, briefly describe how qualitative data will be analyzed.</w:t>
      </w:r>
    </w:p>
    <w:p w14:paraId="402C8E96">
      <w:pPr>
        <w:pStyle w:val="40"/>
        <w:spacing w:before="0" w:beforeAutospacing="0" w:after="0" w:afterAutospacing="0"/>
        <w:ind w:left="360"/>
        <w:rPr>
          <w:rStyle w:val="41"/>
          <w:rFonts w:ascii="Arial" w:hAnsi="Arial" w:cs="Arial"/>
          <w:sz w:val="22"/>
          <w:szCs w:val="22"/>
        </w:rPr>
      </w:pPr>
    </w:p>
    <w:p w14:paraId="402C8E97">
      <w:pPr>
        <w:pStyle w:val="40"/>
        <w:spacing w:before="0" w:beforeAutospacing="0" w:after="0" w:afterAutospacing="0"/>
        <w:rPr>
          <w:rFonts w:ascii="Arial" w:hAnsi="Arial" w:cs="Arial"/>
          <w:b/>
          <w:bCs/>
          <w:color w:val="595959" w:themeColor="text1" w:themeTint="A6"/>
          <w:sz w:val="22"/>
          <w:szCs w:val="22"/>
          <w14:textFill>
            <w14:solidFill>
              <w14:schemeClr w14:val="tx1">
                <w14:lumMod w14:val="65000"/>
                <w14:lumOff w14:val="35000"/>
              </w14:schemeClr>
            </w14:solidFill>
          </w14:textFill>
        </w:rPr>
      </w:pPr>
      <w:sdt>
        <w:sdtPr>
          <w:rPr>
            <w:rFonts w:ascii="Arial" w:hAnsi="Arial" w:cs="Arial"/>
            <w:i/>
            <w:iCs/>
            <w:color w:val="595959"/>
            <w:sz w:val="22"/>
            <w:szCs w:val="22"/>
          </w:rPr>
          <w:id w:val="-572278654"/>
          <w14:checkbox>
            <w14:checked w14:val="0"/>
            <w14:checkedState w14:val="2612" w14:font="MS Gothic"/>
            <w14:uncheckedState w14:val="2610" w14:font="MS Gothic"/>
          </w14:checkbox>
        </w:sdtPr>
        <w:sdtEndPr>
          <w:rPr>
            <w:rFonts w:ascii="Arial" w:hAnsi="Arial" w:cs="Arial"/>
            <w:i/>
            <w:iCs/>
            <w:color w:val="595959"/>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1.8.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403901093"/>
            <w:placeholder>
              <w:docPart w:val="52F173716B30A2419F00C800804F5B64"/>
            </w:placeholder>
          </w:sdtPr>
          <w:sdtEndPr>
            <w:rPr>
              <w:rStyle w:val="15"/>
              <w:rFonts w:ascii="Arial" w:hAnsi="Arial" w:cs="Arial"/>
              <w:sz w:val="24"/>
              <w:szCs w:val="22"/>
            </w:rPr>
          </w:sdtEndPr>
          <w:sdtContent>
            <w:sdt>
              <w:sdtPr>
                <w:rPr>
                  <w:rStyle w:val="32"/>
                  <w:rFonts w:ascii="Arial" w:hAnsi="Arial" w:cs="Arial"/>
                  <w:szCs w:val="22"/>
                </w:rPr>
                <w:id w:val="-1877308579"/>
                <w:placeholder>
                  <w:docPart w:val="2520C43829171842B1F7FB0B75EE159D"/>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E98">
                    <w:pPr>
                      <w:rPr>
                        <w:rFonts w:ascii="Arial" w:hAnsi="Arial" w:cs="Arial"/>
                        <w:sz w:val="22"/>
                        <w:szCs w:val="22"/>
                      </w:rPr>
                    </w:pPr>
                    <w:r>
                      <w:rPr>
                        <w:rStyle w:val="32"/>
                        <w:rFonts w:hint="eastAsia" w:ascii="Arial" w:hAnsi="Arial" w:eastAsia="宋体" w:cs="Arial"/>
                        <w:szCs w:val="22"/>
                        <w:lang w:eastAsia="zh-CN"/>
                      </w:rPr>
                      <w:t>The behavioral data from participants will be recorded, we will than use statistical tools like hierarchical Bayesian modelling, factor analysis to investigate it.</w:t>
                    </w:r>
                  </w:p>
                </w:tc>
              </w:sdtContent>
            </w:sdt>
          </w:sdtContent>
        </w:sdt>
      </w:tr>
    </w:tbl>
    <w:p w14:paraId="402C8E9A">
      <w:pPr>
        <w:pStyle w:val="31"/>
        <w:ind w:left="360"/>
        <w:rPr>
          <w:rFonts w:ascii="Arial" w:hAnsi="Arial" w:cs="Arial"/>
        </w:rPr>
      </w:pPr>
    </w:p>
    <w:p w14:paraId="402C8E9B">
      <w:pPr>
        <w:pStyle w:val="24"/>
        <w:shd w:val="clear" w:color="auto" w:fill="255799"/>
        <w:spacing w:before="0" w:after="0"/>
        <w:rPr>
          <w:rFonts w:ascii="Arial" w:hAnsi="Arial" w:cs="Arial"/>
          <w:sz w:val="22"/>
          <w:szCs w:val="22"/>
        </w:rPr>
      </w:pPr>
      <w:r>
        <w:rPr>
          <w:rFonts w:ascii="Arial" w:hAnsi="Arial" w:cs="Arial"/>
          <w:sz w:val="22"/>
          <w:szCs w:val="22"/>
        </w:rPr>
        <w:t xml:space="preserve"> 2.  PROCEDURES</w:t>
      </w:r>
    </w:p>
    <w:p w14:paraId="402C8E9C">
      <w:pPr>
        <w:rPr>
          <w:rFonts w:ascii="Arial" w:hAnsi="Arial" w:cs="Arial"/>
          <w:b/>
          <w:bCs/>
          <w:sz w:val="22"/>
          <w:szCs w:val="22"/>
        </w:rPr>
      </w:pPr>
    </w:p>
    <w:p w14:paraId="402C8E9D">
      <w:pPr>
        <w:pStyle w:val="31"/>
        <w:numPr>
          <w:ilvl w:val="1"/>
          <w:numId w:val="6"/>
        </w:numPr>
        <w:rPr>
          <w:rFonts w:ascii="Arial" w:hAnsi="Arial" w:cs="Arial"/>
        </w:rPr>
      </w:pPr>
      <w:r>
        <w:rPr>
          <w:rFonts w:ascii="Arial" w:hAnsi="Arial" w:cs="Arial"/>
          <w:b/>
          <w:bCs/>
        </w:rPr>
        <w:t>Study Procedures:</w:t>
      </w:r>
      <w:r>
        <w:rPr>
          <w:rFonts w:ascii="Arial" w:hAnsi="Arial" w:cs="Arial"/>
        </w:rPr>
        <w:t xml:space="preserve"> </w:t>
      </w:r>
    </w:p>
    <w:p w14:paraId="402C8E9E">
      <w:pPr>
        <w:pStyle w:val="31"/>
        <w:numPr>
          <w:ilvl w:val="2"/>
          <w:numId w:val="6"/>
        </w:numPr>
        <w:rPr>
          <w:rFonts w:ascii="Arial" w:hAnsi="Arial" w:cs="Arial"/>
        </w:rPr>
      </w:pPr>
      <w:r>
        <w:rPr>
          <w:rFonts w:ascii="Arial" w:hAnsi="Arial" w:cs="Arial"/>
        </w:rPr>
        <w:t>Using lay language, provide a detailed chronological description of the procedures. If available, provide a study flow sheet or table of procedures or attach as a separate document.</w:t>
      </w:r>
    </w:p>
    <w:p w14:paraId="402C8E9F">
      <w:pPr>
        <w:pStyle w:val="31"/>
        <w:numPr>
          <w:ilvl w:val="2"/>
          <w:numId w:val="6"/>
        </w:numPr>
        <w:rPr>
          <w:rFonts w:ascii="Arial" w:hAnsi="Arial" w:cs="Arial"/>
        </w:rPr>
      </w:pPr>
      <w:r>
        <w:rPr>
          <w:rFonts w:ascii="Arial" w:hAnsi="Arial" w:cs="Arial"/>
        </w:rPr>
        <w:t>Specify the setting (public vs private) and location where research procedures will be conducted</w:t>
      </w:r>
    </w:p>
    <w:p w14:paraId="402C8EA0">
      <w:pPr>
        <w:pStyle w:val="31"/>
        <w:numPr>
          <w:ilvl w:val="3"/>
          <w:numId w:val="6"/>
        </w:numPr>
        <w:ind w:left="1620" w:hanging="900"/>
        <w:rPr>
          <w:rFonts w:ascii="Arial" w:hAnsi="Arial" w:cs="Arial"/>
        </w:rPr>
      </w:pPr>
      <w:r>
        <w:rPr>
          <w:rFonts w:ascii="Arial" w:hAnsi="Arial" w:cs="Arial"/>
        </w:rPr>
        <w:t xml:space="preserve">For research where participants or the performance site is located outside the United States, attach the </w:t>
      </w:r>
      <w:r>
        <w:fldChar w:fldCharType="begin"/>
      </w:r>
      <w:r>
        <w:instrText xml:space="preserve"> HYPERLINK "https://research.uci.edu/wp-content/uploads/HRP-450-PI-WORKSHEET-International-Research.docx" </w:instrText>
      </w:r>
      <w:r>
        <w:fldChar w:fldCharType="separate"/>
      </w:r>
      <w:r>
        <w:rPr>
          <w:rStyle w:val="20"/>
          <w:rFonts w:ascii="Arial" w:hAnsi="Arial" w:cs="Arial"/>
        </w:rPr>
        <w:t>PI WORKSHEET - International Research</w:t>
      </w:r>
      <w:r>
        <w:rPr>
          <w:rStyle w:val="20"/>
          <w:rFonts w:ascii="Arial" w:hAnsi="Arial" w:cs="Arial"/>
        </w:rPr>
        <w:fldChar w:fldCharType="end"/>
      </w:r>
      <w:r>
        <w:rPr>
          <w:rFonts w:ascii="Arial" w:hAnsi="Arial" w:cs="Arial"/>
        </w:rPr>
        <w:t>.</w:t>
      </w:r>
    </w:p>
    <w:p w14:paraId="402C8EA1">
      <w:pPr>
        <w:pStyle w:val="31"/>
        <w:numPr>
          <w:ilvl w:val="2"/>
          <w:numId w:val="6"/>
        </w:numPr>
        <w:rPr>
          <w:rFonts w:ascii="Arial" w:hAnsi="Arial" w:cs="Arial"/>
        </w:rPr>
      </w:pPr>
      <w:r>
        <w:rPr>
          <w:rFonts w:ascii="Arial" w:hAnsi="Arial" w:cs="Arial"/>
        </w:rPr>
        <w:t>List all procedures involving the use and/or collection of photographs, or audio/video recording.</w:t>
      </w:r>
    </w:p>
    <w:p w14:paraId="402C8EA2">
      <w:pPr>
        <w:pStyle w:val="31"/>
        <w:numPr>
          <w:ilvl w:val="2"/>
          <w:numId w:val="6"/>
        </w:numPr>
        <w:rPr>
          <w:rFonts w:ascii="Arial" w:hAnsi="Arial" w:cs="Arial"/>
        </w:rPr>
      </w:pPr>
      <w:commentRangeStart w:id="0"/>
      <w:r>
        <w:rPr>
          <w:rFonts w:ascii="Arial" w:hAnsi="Arial" w:cs="Arial"/>
        </w:rPr>
        <w:t>List all data collection tools (e.g., measures, questionnaires, observational tool) below; include citations for standardized/validated measure(s). Attach any collection tools that are not standardized or not validated.</w:t>
      </w:r>
      <w:commentRangeEnd w:id="0"/>
      <w:r>
        <w:rPr>
          <w:rStyle w:val="21"/>
          <w:rFonts w:ascii="Times New Roman" w:hAnsi="Times New Roman" w:eastAsia="Times New Roman" w:cs="Times New Roman"/>
        </w:rPr>
        <w:commentReference w:id="0"/>
      </w:r>
    </w:p>
    <w:p w14:paraId="402C8EA3">
      <w:pPr>
        <w:pStyle w:val="31"/>
        <w:numPr>
          <w:ilvl w:val="2"/>
          <w:numId w:val="6"/>
        </w:numPr>
        <w:rPr>
          <w:rFonts w:ascii="Arial" w:hAnsi="Arial" w:cs="Arial"/>
        </w:rPr>
      </w:pPr>
      <w:r>
        <w:rPr>
          <w:rFonts w:ascii="Arial" w:hAnsi="Arial" w:cs="Arial"/>
        </w:rPr>
        <w:t>If the research involves participant observation, indicate who and what will be observed, describe the information that will be recorded in the research records (indicate whether data will include personally identifiable information), and outline the procedures for collecting data (written notes, audio/video recording).</w:t>
      </w:r>
    </w:p>
    <w:p w14:paraId="402C8EA4">
      <w:pPr>
        <w:pStyle w:val="31"/>
        <w:numPr>
          <w:ilvl w:val="2"/>
          <w:numId w:val="6"/>
        </w:numPr>
        <w:rPr>
          <w:rFonts w:ascii="Arial" w:hAnsi="Arial" w:cs="Arial"/>
        </w:rPr>
      </w:pPr>
      <w:r>
        <w:rPr>
          <w:rFonts w:ascii="Arial" w:hAnsi="Arial" w:cs="Arial"/>
        </w:rPr>
        <w:t>Specify the total duration of a participant’s participation in the study and clearly outline the duration of participation for each study visit and sub-study, as applicable.</w:t>
      </w:r>
    </w:p>
    <w:p w14:paraId="402C8EA5">
      <w:pPr>
        <w:pStyle w:val="31"/>
        <w:ind w:left="720"/>
        <w:rPr>
          <w:rFonts w:ascii="Arial" w:hAnsi="Arial" w:cs="Arial"/>
        </w:rPr>
      </w:pPr>
    </w:p>
    <w:p w14:paraId="402C8EA6">
      <w:pPr>
        <w:pStyle w:val="31"/>
        <w:rPr>
          <w:rFonts w:ascii="Arial" w:hAnsi="Arial" w:cs="Arial"/>
          <w:b/>
          <w:bCs/>
          <w:color w:val="595959" w:themeColor="text1" w:themeTint="A6"/>
          <w14:textFill>
            <w14:solidFill>
              <w14:schemeClr w14:val="tx1">
                <w14:lumMod w14:val="65000"/>
                <w14:lumOff w14:val="35000"/>
              </w14:schemeClr>
            </w14:solidFill>
          </w14:textFill>
        </w:rPr>
      </w:pPr>
      <w:sdt>
        <w:sdtPr>
          <w:rPr>
            <w:rFonts w:ascii="Arial" w:hAnsi="Arial" w:cs="Arial"/>
          </w:rPr>
          <w:id w:val="-1853941135"/>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w:t>
      </w:r>
      <w:r>
        <w:rPr>
          <w:rFonts w:ascii="Arial" w:hAnsi="Arial" w:cs="Arial"/>
          <w:b/>
          <w:bCs/>
          <w:i/>
          <w:iCs/>
          <w:color w:val="595959" w:themeColor="text1" w:themeTint="A6"/>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70" w:type="dxa"/>
            <w:tcBorders>
              <w:top w:val="single" w:color="E8960C" w:sz="24" w:space="0"/>
              <w:left w:val="single" w:color="E8960C" w:sz="24" w:space="0"/>
              <w:bottom w:val="single" w:color="E8960C" w:sz="24" w:space="0"/>
              <w:right w:val="single" w:color="E8960C" w:sz="24" w:space="0"/>
            </w:tcBorders>
            <w:vAlign w:val="center"/>
          </w:tcPr>
          <w:customXmlDelRangeStart w:id="4" w:author="William Kettler" w:date="2025-11-05T17:49:00Z"/>
          <w:sdt>
            <w:sdtPr>
              <w:rPr>
                <w:rStyle w:val="32"/>
                <w:rFonts w:ascii="Arial" w:hAnsi="Arial" w:cs="Arial"/>
                <w:szCs w:val="22"/>
              </w:rPr>
              <w:id w:val="147463855"/>
              <w:placeholder>
                <w:docPart w:val="{f7445a28-912e-4105-bfcd-2fd4a0ae9d75}"/>
              </w:placeholder>
            </w:sdtPr>
            <w:sdtEndPr>
              <w:rPr>
                <w:rStyle w:val="15"/>
                <w:rFonts w:ascii="Arial" w:hAnsi="Arial" w:cs="Arial"/>
                <w:sz w:val="24"/>
                <w:szCs w:val="22"/>
              </w:rPr>
            </w:sdtEndPr>
            <w:sdtContent>
              <w:customXmlDelRangeEnd w:id="4"/>
              <w:p w14:paraId="402C8EA7">
                <w:pPr>
                  <w:rPr>
                    <w:rStyle w:val="32"/>
                    <w:rFonts w:ascii="Arial" w:hAnsi="Arial" w:eastAsia="宋体" w:cs="Arial"/>
                    <w:szCs w:val="22"/>
                    <w:lang w:eastAsia="zh-CN"/>
                  </w:rPr>
                </w:pPr>
                <w:r>
                  <w:rPr>
                    <w:rStyle w:val="32"/>
                    <w:rFonts w:hint="eastAsia" w:ascii="Arial" w:hAnsi="Arial" w:eastAsia="宋体" w:cs="Arial"/>
                    <w:szCs w:val="22"/>
                    <w:lang w:eastAsia="zh-CN"/>
                  </w:rPr>
                  <w:t>The participants will come to the lab for three days, each day they need to do a serious of perceptual and cognitive task on the computer for one hour using keyboard and mouse. Behavioral data is recorded.</w:t>
                </w:r>
              </w:p>
              <w:p w14:paraId="402C8EA8">
                <w:pPr>
                  <w:rPr>
                    <w:rStyle w:val="32"/>
                    <w:rFonts w:ascii="Arial" w:hAnsi="Arial" w:eastAsia="宋体" w:cs="Arial"/>
                    <w:szCs w:val="22"/>
                    <w:lang w:eastAsia="zh-CN"/>
                  </w:rPr>
                </w:pPr>
              </w:p>
              <w:p w14:paraId="402C8EA9">
                <w:pPr>
                  <w:rPr>
                    <w:rStyle w:val="32"/>
                    <w:rFonts w:ascii="Arial" w:hAnsi="Arial" w:eastAsia="宋体" w:cs="Arial"/>
                    <w:szCs w:val="22"/>
                    <w:lang w:eastAsia="zh-CN"/>
                  </w:rPr>
                </w:pPr>
                <w:r>
                  <w:rPr>
                    <w:rStyle w:val="32"/>
                    <w:rFonts w:hint="eastAsia" w:ascii="Arial" w:hAnsi="Arial" w:eastAsia="宋体" w:cs="Arial"/>
                    <w:szCs w:val="22"/>
                    <w:lang w:eastAsia="zh-CN"/>
                  </w:rPr>
                  <w:t>The research will be fully conducted in lab</w:t>
                </w:r>
                <w:r>
                  <w:rPr>
                    <w:rStyle w:val="32"/>
                    <w:rFonts w:ascii="Arial" w:hAnsi="Arial" w:eastAsia="宋体" w:cs="Arial"/>
                    <w:szCs w:val="22"/>
                    <w:lang w:eastAsia="zh-CN"/>
                  </w:rPr>
                  <w:t>’</w:t>
                </w:r>
                <w:r>
                  <w:rPr>
                    <w:rStyle w:val="32"/>
                    <w:rFonts w:hint="eastAsia" w:ascii="Arial" w:hAnsi="Arial" w:eastAsia="宋体" w:cs="Arial"/>
                    <w:szCs w:val="22"/>
                    <w:lang w:eastAsia="zh-CN"/>
                  </w:rPr>
                  <w:t>s experiment room, located in the cognitive science department at UCI.</w:t>
                </w:r>
              </w:p>
              <w:p w14:paraId="402C8EAA">
                <w:pPr>
                  <w:rPr>
                    <w:rStyle w:val="32"/>
                    <w:rFonts w:ascii="Arial" w:hAnsi="Arial" w:eastAsia="宋体" w:cs="Arial"/>
                    <w:szCs w:val="22"/>
                    <w:lang w:eastAsia="zh-CN"/>
                  </w:rPr>
                </w:pPr>
              </w:p>
              <w:p w14:paraId="402C8EAB">
                <w:pPr>
                  <w:rPr>
                    <w:rStyle w:val="32"/>
                    <w:rFonts w:ascii="Arial" w:hAnsi="Arial" w:eastAsia="宋体" w:cs="Arial"/>
                    <w:szCs w:val="22"/>
                    <w:lang w:eastAsia="zh-CN"/>
                  </w:rPr>
                </w:pPr>
                <w:r>
                  <w:rPr>
                    <w:rStyle w:val="32"/>
                    <w:rFonts w:hint="eastAsia" w:ascii="Arial" w:hAnsi="Arial" w:eastAsia="宋体" w:cs="Arial"/>
                    <w:szCs w:val="22"/>
                    <w:lang w:eastAsia="zh-CN"/>
                  </w:rPr>
                  <w:t>No photographs, audio/video information will be recorded in this study.</w:t>
                </w:r>
              </w:p>
              <w:p w14:paraId="402C8EAC">
                <w:pPr>
                  <w:rPr>
                    <w:rStyle w:val="32"/>
                    <w:rFonts w:ascii="Arial" w:hAnsi="Arial" w:eastAsia="宋体" w:cs="Arial"/>
                    <w:szCs w:val="22"/>
                    <w:lang w:eastAsia="zh-CN"/>
                  </w:rPr>
                </w:pPr>
              </w:p>
              <w:p w14:paraId="402C8EAD">
                <w:pPr>
                  <w:rPr>
                    <w:rStyle w:val="32"/>
                    <w:rFonts w:ascii="Arial" w:hAnsi="Arial" w:eastAsia="宋体" w:cs="Arial"/>
                    <w:szCs w:val="22"/>
                    <w:lang w:eastAsia="zh-CN"/>
                  </w:rPr>
                </w:pPr>
                <w:r>
                  <w:rPr>
                    <w:rStyle w:val="32"/>
                    <w:rFonts w:hint="eastAsia" w:ascii="Arial" w:hAnsi="Arial" w:eastAsia="宋体" w:cs="Arial"/>
                    <w:szCs w:val="22"/>
                    <w:lang w:eastAsia="zh-CN"/>
                  </w:rPr>
                  <w:t>The participants will need to complete in total 10 perceptual and cognitive tasks on the computer lab</w:t>
                </w:r>
                <w:r>
                  <w:rPr>
                    <w:rStyle w:val="32"/>
                    <w:rFonts w:ascii="Arial" w:hAnsi="Arial" w:eastAsia="宋体" w:cs="Arial"/>
                    <w:szCs w:val="22"/>
                    <w:lang w:eastAsia="zh-CN"/>
                  </w:rPr>
                  <w:t>’</w:t>
                </w:r>
                <w:r>
                  <w:rPr>
                    <w:rStyle w:val="32"/>
                    <w:rFonts w:hint="eastAsia" w:ascii="Arial" w:hAnsi="Arial" w:eastAsia="宋体" w:cs="Arial"/>
                    <w:szCs w:val="22"/>
                    <w:lang w:eastAsia="zh-CN"/>
                  </w:rPr>
                  <w:t>s experiment room. For all tasks, they will see visual displays on the computer. Following the instructions, they will need to response to these visual displayed using the keyboard and mouse. For example, in one perceptual tasks, they need to recognize the letter embedded in the noise and then enter the letter they recognize using the keyboard. These behavioral decisions will be recorded by the computer.</w:t>
                </w:r>
              </w:p>
              <w:p w14:paraId="402C8EAE">
                <w:pPr>
                  <w:rPr>
                    <w:rStyle w:val="32"/>
                    <w:rFonts w:ascii="Arial" w:hAnsi="Arial" w:eastAsia="宋体" w:cs="Arial"/>
                    <w:szCs w:val="22"/>
                    <w:lang w:eastAsia="zh-CN"/>
                  </w:rPr>
                </w:pPr>
              </w:p>
              <w:p w14:paraId="402C8EAF">
                <w:pPr>
                  <w:rPr>
                    <w:rStyle w:val="32"/>
                    <w:rFonts w:ascii="Arial" w:hAnsi="Arial" w:eastAsia="宋体" w:cs="Arial"/>
                    <w:szCs w:val="22"/>
                    <w:lang w:eastAsia="zh-CN"/>
                  </w:rPr>
                </w:pPr>
                <w:r>
                  <w:rPr>
                    <w:rStyle w:val="32"/>
                    <w:rFonts w:hint="eastAsia" w:ascii="Arial" w:hAnsi="Arial" w:eastAsia="宋体" w:cs="Arial"/>
                    <w:szCs w:val="22"/>
                    <w:lang w:eastAsia="zh-CN"/>
                  </w:rPr>
                  <w:t>No participant observation will be included in this study.</w:t>
                </w:r>
              </w:p>
              <w:p w14:paraId="402C8EB0">
                <w:pPr>
                  <w:rPr>
                    <w:rStyle w:val="32"/>
                    <w:rFonts w:ascii="Arial" w:hAnsi="Arial" w:eastAsia="宋体" w:cs="Arial"/>
                    <w:szCs w:val="22"/>
                    <w:lang w:eastAsia="zh-CN"/>
                  </w:rPr>
                </w:pPr>
              </w:p>
              <w:p w14:paraId="402C8EB1">
                <w:pPr>
                  <w:rPr>
                    <w:rFonts w:ascii="Arial" w:hAnsi="Arial" w:cs="Arial"/>
                    <w:sz w:val="22"/>
                    <w:szCs w:val="22"/>
                  </w:rPr>
                </w:pPr>
                <w:r>
                  <w:rPr>
                    <w:rStyle w:val="32"/>
                    <w:rFonts w:hint="eastAsia" w:ascii="Arial" w:hAnsi="Arial" w:eastAsia="宋体" w:cs="Arial"/>
                    <w:szCs w:val="22"/>
                    <w:lang w:eastAsia="zh-CN"/>
                  </w:rPr>
                  <w:t>The participants will come to the lab for three days, each day they need to do a serious of perceptual and cognitive task on the computer for one hour. In total they need to do 3 hours tasks.</w:t>
                </w:r>
              </w:p>
              <w:customXmlDelRangeStart w:id="8" w:author="William Kettler" w:date="2025-11-05T17:49:00Z"/>
            </w:sdtContent>
          </w:sdt>
          <w:customXmlDelRangeEnd w:id="8"/>
        </w:tc>
      </w:tr>
    </w:tbl>
    <w:p w14:paraId="402C8EB3">
      <w:pPr>
        <w:pStyle w:val="31"/>
        <w:rPr>
          <w:rFonts w:ascii="Arial" w:hAnsi="Arial" w:cs="Arial"/>
          <w:b/>
          <w:bCs/>
        </w:rPr>
      </w:pPr>
    </w:p>
    <w:p w14:paraId="402C8EB4">
      <w:pPr>
        <w:pStyle w:val="31"/>
        <w:rPr>
          <w:rFonts w:ascii="Arial" w:hAnsi="Arial" w:cs="Arial"/>
        </w:rPr>
      </w:pPr>
      <w:r>
        <w:rPr>
          <w:rFonts w:ascii="Arial" w:hAnsi="Arial" w:cs="Arial"/>
          <w:b/>
          <w:bCs/>
        </w:rPr>
        <w:t xml:space="preserve">2.2 Genetic Testing: </w:t>
      </w:r>
      <w:r>
        <w:rPr>
          <w:rFonts w:ascii="Arial" w:hAnsi="Arial" w:cs="Arial"/>
        </w:rPr>
        <w:t xml:space="preserve">Indicate the type of genetic testing to be performed. Select all that apply. </w:t>
      </w:r>
    </w:p>
    <w:tbl>
      <w:tblPr>
        <w:tblStyle w:val="14"/>
        <w:tblW w:w="11628" w:type="dxa"/>
        <w:tblCaption w:val="Answer Box"/>
        <w:tblDescription w:val="This space is provided for the answer to question 5.1."/>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40"/>
        <w:gridCol w:w="5688"/>
      </w:tblGrid>
      <w:tr w14:paraId="402C8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1" w:hRule="atLeast"/>
        </w:trPr>
        <w:tc>
          <w:tcPr>
            <w:tcW w:w="5940" w:type="dxa"/>
          </w:tcPr>
          <w:p w14:paraId="402C8EB5">
            <w:pPr>
              <w:ind w:left="-106"/>
              <w:rPr>
                <w:rFonts w:ascii="Arial" w:hAnsi="Arial" w:cs="Arial"/>
                <w:sz w:val="22"/>
                <w:szCs w:val="22"/>
              </w:rPr>
            </w:pPr>
            <w:sdt>
              <w:sdtPr>
                <w:rPr>
                  <w:rFonts w:ascii="Arial" w:hAnsi="Arial" w:cs="Arial"/>
                  <w:sz w:val="22"/>
                  <w:szCs w:val="22"/>
                </w:rPr>
                <w:id w:val="2143995740"/>
                <w14:checkbox>
                  <w14:checked w14:val="1"/>
                  <w14:checkedState w14:val="2612" w14:font="MS Gothic"/>
                  <w14:uncheckedState w14:val="2610" w14:font="MS Gothic"/>
                </w14:checkbox>
              </w:sdtPr>
              <w:sdtEndPr>
                <w:rPr>
                  <w:rFonts w:ascii="Arial" w:hAnsi="Arial" w:cs="Arial"/>
                  <w:sz w:val="22"/>
                  <w:szCs w:val="22"/>
                </w:rPr>
              </w:sdtEndPr>
              <w:sdtContent>
                <w:r>
                  <w:rPr>
                    <w:rFonts w:ascii="MS Gothic" w:hAnsi="MS Gothic"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Not applicable</w:t>
            </w:r>
          </w:p>
          <w:p w14:paraId="402C8EB6">
            <w:pPr>
              <w:ind w:left="-106"/>
              <w:rPr>
                <w:rFonts w:ascii="Arial" w:hAnsi="Arial" w:cs="Arial"/>
                <w:sz w:val="22"/>
                <w:szCs w:val="22"/>
              </w:rPr>
            </w:pPr>
            <w:sdt>
              <w:sdtPr>
                <w:rPr>
                  <w:rFonts w:ascii="Arial" w:hAnsi="Arial" w:cs="Arial"/>
                  <w:sz w:val="22"/>
                  <w:szCs w:val="22"/>
                </w:rPr>
                <w:id w:val="-280572570"/>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Somatic or Non-Diagnostic Genetics</w:t>
            </w:r>
          </w:p>
          <w:p w14:paraId="402C8EB7">
            <w:pPr>
              <w:ind w:left="-106"/>
              <w:rPr>
                <w:rFonts w:ascii="Arial" w:hAnsi="Arial" w:cs="Arial"/>
                <w:sz w:val="22"/>
                <w:szCs w:val="22"/>
                <w:shd w:val="clear" w:color="auto" w:fill="FFFFFF"/>
              </w:rPr>
            </w:pPr>
            <w:sdt>
              <w:sdtPr>
                <w:rPr>
                  <w:rFonts w:ascii="Arial" w:hAnsi="Arial" w:cs="Arial"/>
                  <w:sz w:val="22"/>
                  <w:szCs w:val="22"/>
                </w:rPr>
                <w:id w:val="83434975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Gene Expression, Biochemical or Qualitative</w:t>
            </w:r>
          </w:p>
          <w:p w14:paraId="402C8EB8">
            <w:pPr>
              <w:ind w:left="-106" w:right="-377"/>
              <w:rPr>
                <w:rFonts w:ascii="Arial" w:hAnsi="Arial" w:cs="Arial"/>
                <w:sz w:val="22"/>
                <w:szCs w:val="22"/>
                <w:shd w:val="clear" w:color="auto" w:fill="FFFFFF"/>
              </w:rPr>
            </w:pPr>
            <w:sdt>
              <w:sdtPr>
                <w:rPr>
                  <w:rFonts w:ascii="Arial" w:hAnsi="Arial" w:cs="Arial"/>
                  <w:sz w:val="22"/>
                  <w:szCs w:val="22"/>
                </w:rPr>
                <w:id w:val="-1268538191"/>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Germ Line/Diagnostic Genetics of Mendelian Disorders</w:t>
            </w:r>
          </w:p>
          <w:p w14:paraId="402C8EB9">
            <w:pPr>
              <w:ind w:left="-106" w:right="-535"/>
              <w:rPr>
                <w:rFonts w:ascii="Arial" w:hAnsi="Arial" w:cs="Arial"/>
                <w:sz w:val="22"/>
                <w:szCs w:val="22"/>
                <w:shd w:val="clear" w:color="auto" w:fill="FFFFFF"/>
              </w:rPr>
            </w:pPr>
            <w:sdt>
              <w:sdtPr>
                <w:rPr>
                  <w:rFonts w:ascii="Arial" w:hAnsi="Arial" w:cs="Arial"/>
                  <w:sz w:val="22"/>
                  <w:szCs w:val="22"/>
                </w:rPr>
                <w:id w:val="65457105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Germ Line Genetics of Complex Disease</w:t>
            </w:r>
          </w:p>
        </w:tc>
        <w:tc>
          <w:tcPr>
            <w:tcW w:w="5688" w:type="dxa"/>
          </w:tcPr>
          <w:p w14:paraId="402C8EBA">
            <w:pPr>
              <w:rPr>
                <w:rFonts w:ascii="Arial" w:hAnsi="Arial" w:cs="Arial"/>
                <w:sz w:val="22"/>
                <w:szCs w:val="22"/>
              </w:rPr>
            </w:pPr>
            <w:sdt>
              <w:sdtPr>
                <w:rPr>
                  <w:rFonts w:ascii="Arial" w:hAnsi="Arial" w:cs="Arial"/>
                  <w:sz w:val="22"/>
                  <w:szCs w:val="22"/>
                </w:rPr>
                <w:id w:val="130573926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Pedigree Analysis/Family Linkage</w:t>
            </w:r>
          </w:p>
          <w:p w14:paraId="402C8EBB">
            <w:pPr>
              <w:rPr>
                <w:rFonts w:ascii="Arial" w:hAnsi="Arial" w:cs="Arial"/>
                <w:sz w:val="22"/>
                <w:szCs w:val="22"/>
                <w:shd w:val="clear" w:color="auto" w:fill="FFFFFF"/>
              </w:rPr>
            </w:pPr>
            <w:sdt>
              <w:sdtPr>
                <w:rPr>
                  <w:rFonts w:ascii="Arial" w:hAnsi="Arial" w:cs="Arial"/>
                  <w:sz w:val="22"/>
                  <w:szCs w:val="22"/>
                </w:rPr>
                <w:id w:val="1963150971"/>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Pharmacogenetic</w:t>
            </w:r>
          </w:p>
          <w:p w14:paraId="402C8EBC">
            <w:pPr>
              <w:rPr>
                <w:rFonts w:ascii="Arial" w:hAnsi="Arial" w:cs="Arial"/>
                <w:sz w:val="22"/>
                <w:szCs w:val="22"/>
                <w:shd w:val="clear" w:color="auto" w:fill="FFFFFF"/>
              </w:rPr>
            </w:pPr>
            <w:sdt>
              <w:sdtPr>
                <w:rPr>
                  <w:rFonts w:ascii="Arial" w:hAnsi="Arial" w:cs="Arial"/>
                  <w:sz w:val="22"/>
                  <w:szCs w:val="22"/>
                </w:rPr>
                <w:id w:val="2121879968"/>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Somatic or Non-Diagnostic Genetics</w:t>
            </w:r>
            <w:r>
              <w:rPr>
                <w:rFonts w:ascii="Arial" w:hAnsi="Arial" w:cs="Arial"/>
                <w:sz w:val="22"/>
                <w:szCs w:val="22"/>
              </w:rPr>
              <w:t xml:space="preserve"> </w:t>
            </w:r>
            <w:r>
              <w:rPr>
                <w:rFonts w:ascii="Arial" w:hAnsi="Arial" w:cs="Arial"/>
                <w:sz w:val="22"/>
                <w:szCs w:val="22"/>
                <w:shd w:val="clear" w:color="auto" w:fill="FFFFFF"/>
              </w:rPr>
              <w:t xml:space="preserve"> </w:t>
            </w:r>
          </w:p>
          <w:p w14:paraId="402C8EBD">
            <w:pPr>
              <w:rPr>
                <w:rFonts w:ascii="Arial" w:hAnsi="Arial" w:cs="Arial"/>
                <w:sz w:val="22"/>
                <w:szCs w:val="22"/>
              </w:rPr>
            </w:pPr>
            <w:sdt>
              <w:sdtPr>
                <w:rPr>
                  <w:rFonts w:ascii="Arial" w:hAnsi="Arial" w:cs="Arial"/>
                  <w:sz w:val="22"/>
                  <w:szCs w:val="22"/>
                </w:rPr>
                <w:id w:val="-2145185689"/>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Whole Genome Sequencing</w:t>
            </w:r>
          </w:p>
        </w:tc>
      </w:tr>
    </w:tbl>
    <w:p w14:paraId="402C8EBF">
      <w:pPr>
        <w:rPr>
          <w:rFonts w:ascii="Arial" w:hAnsi="Arial" w:cs="Arial"/>
          <w:b/>
          <w:bCs/>
          <w:sz w:val="22"/>
          <w:szCs w:val="22"/>
        </w:rPr>
      </w:pPr>
    </w:p>
    <w:p w14:paraId="402C8EC0">
      <w:pPr>
        <w:pStyle w:val="31"/>
        <w:numPr>
          <w:ilvl w:val="1"/>
          <w:numId w:val="7"/>
        </w:numPr>
        <w:rPr>
          <w:rFonts w:ascii="Arial" w:hAnsi="Arial" w:cs="Arial"/>
        </w:rPr>
      </w:pPr>
      <w:r>
        <w:rPr>
          <w:rFonts w:ascii="Arial" w:hAnsi="Arial" w:cs="Arial"/>
          <w:b/>
          <w:bCs/>
        </w:rPr>
        <w:t xml:space="preserve">Deception or Withholding of Information:  </w:t>
      </w:r>
      <w:r>
        <w:rPr>
          <w:rFonts w:ascii="Arial" w:hAnsi="Arial" w:cs="Arial"/>
        </w:rPr>
        <w:t xml:space="preserve">If the study will involve any type of deception or incomplete disclosure to participants, respond below to provide the requested information. </w:t>
      </w:r>
    </w:p>
    <w:p w14:paraId="402C8EC1">
      <w:pPr>
        <w:pStyle w:val="31"/>
        <w:numPr>
          <w:ilvl w:val="2"/>
          <w:numId w:val="7"/>
        </w:numPr>
        <w:rPr>
          <w:rFonts w:ascii="Arial" w:hAnsi="Arial" w:cs="Arial"/>
        </w:rPr>
      </w:pPr>
      <w:r>
        <w:rPr>
          <w:rFonts w:ascii="Arial" w:hAnsi="Arial" w:cs="Arial"/>
        </w:rPr>
        <w:t>Provide scientific rationale for the use of deception or incomplete disclosure in the research.</w:t>
      </w:r>
    </w:p>
    <w:p w14:paraId="402C8EC2">
      <w:pPr>
        <w:pStyle w:val="31"/>
        <w:numPr>
          <w:ilvl w:val="2"/>
          <w:numId w:val="7"/>
        </w:numPr>
        <w:rPr>
          <w:rFonts w:ascii="Arial" w:hAnsi="Arial" w:cs="Arial"/>
        </w:rPr>
      </w:pPr>
      <w:r>
        <w:rPr>
          <w:rFonts w:ascii="Arial" w:hAnsi="Arial" w:cs="Arial"/>
        </w:rPr>
        <w:t>Describe the information that will be withheld from, or misinformation that will be provided to participants. For exempt research, the consent document must disclose the use of deception/incomplete disclosure.</w:t>
      </w:r>
    </w:p>
    <w:p w14:paraId="402C8EC3">
      <w:pPr>
        <w:pStyle w:val="31"/>
        <w:numPr>
          <w:ilvl w:val="2"/>
          <w:numId w:val="7"/>
        </w:numPr>
        <w:rPr>
          <w:rFonts w:ascii="Arial" w:hAnsi="Arial" w:cs="Arial"/>
        </w:rPr>
      </w:pPr>
      <w:r>
        <w:rPr>
          <w:rFonts w:ascii="Arial" w:hAnsi="Arial" w:cs="Arial"/>
        </w:rPr>
        <w:t xml:space="preserve">Explain whether the subjects would consider the information being withheld from them important when deciding about whether to participate in the research. </w:t>
      </w:r>
    </w:p>
    <w:p w14:paraId="402C8EC4">
      <w:pPr>
        <w:pStyle w:val="31"/>
        <w:numPr>
          <w:ilvl w:val="2"/>
          <w:numId w:val="7"/>
        </w:numPr>
        <w:rPr>
          <w:rFonts w:ascii="Arial" w:hAnsi="Arial" w:cs="Arial"/>
        </w:rPr>
      </w:pPr>
      <w:r>
        <w:rPr>
          <w:rFonts w:ascii="Arial" w:hAnsi="Arial" w:cs="Arial"/>
        </w:rPr>
        <w:t xml:space="preserve">Explain why the research could not practicably be carried out without the alteration of consent. Non-Exempt: Attach </w:t>
      </w:r>
      <w:r>
        <w:fldChar w:fldCharType="begin"/>
      </w:r>
      <w:r>
        <w:instrText xml:space="preserve"> HYPERLINK "https://research.uci.edu/wp-content/uploads/HRP-410-PI-WORKSHEET-Waiver-or-Alteration-of-Consent-Process.docx" </w:instrText>
      </w:r>
      <w:r>
        <w:fldChar w:fldCharType="separate"/>
      </w:r>
      <w:r>
        <w:rPr>
          <w:rStyle w:val="20"/>
          <w:rFonts w:ascii="Arial" w:hAnsi="Arial" w:cs="Arial"/>
        </w:rPr>
        <w:t>PI WORKSHEET - Waiver or Alteration of Consent Process</w:t>
      </w:r>
      <w:r>
        <w:rPr>
          <w:rStyle w:val="20"/>
          <w:rFonts w:ascii="Arial" w:hAnsi="Arial" w:cs="Arial"/>
        </w:rPr>
        <w:fldChar w:fldCharType="end"/>
      </w:r>
      <w:r>
        <w:rPr>
          <w:rFonts w:ascii="Arial" w:hAnsi="Arial" w:cs="Arial"/>
        </w:rPr>
        <w:t>.</w:t>
      </w:r>
    </w:p>
    <w:p w14:paraId="402C8EC5">
      <w:pPr>
        <w:pStyle w:val="31"/>
        <w:numPr>
          <w:ilvl w:val="2"/>
          <w:numId w:val="7"/>
        </w:numPr>
        <w:rPr>
          <w:rFonts w:ascii="Arial" w:hAnsi="Arial" w:cs="Arial"/>
        </w:rPr>
      </w:pPr>
      <w:r>
        <w:rPr>
          <w:rFonts w:ascii="Arial" w:hAnsi="Arial" w:cs="Arial"/>
        </w:rPr>
        <w:t xml:space="preserve">Explain when and how the participants will be told of the deception/incomplete disclosure. Attach the debriefing script, as applicable. </w:t>
      </w:r>
    </w:p>
    <w:p w14:paraId="402C8EC6">
      <w:pPr>
        <w:pStyle w:val="31"/>
        <w:numPr>
          <w:ilvl w:val="2"/>
          <w:numId w:val="7"/>
        </w:numPr>
        <w:rPr>
          <w:rFonts w:ascii="Arial" w:hAnsi="Arial" w:cs="Arial"/>
        </w:rPr>
      </w:pPr>
      <w:r>
        <w:rPr>
          <w:rFonts w:ascii="Arial" w:hAnsi="Arial" w:cs="Arial"/>
        </w:rPr>
        <w:t xml:space="preserve">Specify if participants will be given an opportunity to withhold use of their data given that they will not be fully informed about the purpose of the study until after data collection. For guidance, see </w:t>
      </w:r>
      <w:r>
        <w:fldChar w:fldCharType="begin"/>
      </w:r>
      <w:r>
        <w:instrText xml:space="preserve"> HYPERLINK "https://www.apa.org/ethics/code" \l "807" \t "_blank" </w:instrText>
      </w:r>
      <w:r>
        <w:fldChar w:fldCharType="separate"/>
      </w:r>
      <w:r>
        <w:rPr>
          <w:rStyle w:val="20"/>
          <w:rFonts w:ascii="Arial" w:hAnsi="Arial" w:cs="Arial"/>
        </w:rPr>
        <w:t>APA Ethical Standard 8.07</w:t>
      </w:r>
      <w:r>
        <w:rPr>
          <w:rStyle w:val="20"/>
          <w:rFonts w:ascii="Arial" w:hAnsi="Arial" w:cs="Arial"/>
        </w:rPr>
        <w:fldChar w:fldCharType="end"/>
      </w:r>
      <w:r>
        <w:rPr>
          <w:rFonts w:ascii="Arial" w:hAnsi="Arial" w:cs="Arial"/>
        </w:rPr>
        <w:t>.</w:t>
      </w:r>
    </w:p>
    <w:sdt>
      <w:sdtPr>
        <w:rPr>
          <w:rStyle w:val="32"/>
          <w:rFonts w:ascii="Arial" w:hAnsi="Arial" w:cs="Arial"/>
          <w:szCs w:val="22"/>
        </w:rPr>
        <w:id w:val="1225718564"/>
        <w:placeholder>
          <w:docPart w:val="61EAE9CFF4F6894F924662CD03300024"/>
        </w:placeholder>
      </w:sdtPr>
      <w:sdtEndPr>
        <w:rPr>
          <w:rStyle w:val="15"/>
          <w:rFonts w:ascii="Arial" w:hAnsi="Arial" w:cs="Arial"/>
          <w:sz w:val="24"/>
          <w:szCs w:val="22"/>
        </w:rPr>
      </w:sdtEndPr>
      <w:sdtContent>
        <w:sdt>
          <w:sdtPr>
            <w:rPr>
              <w:rStyle w:val="32"/>
              <w:rFonts w:ascii="Arial" w:hAnsi="Arial" w:cs="Arial"/>
              <w:szCs w:val="22"/>
            </w:rPr>
            <w:id w:val="151342844"/>
            <w:placeholder>
              <w:docPart w:val="EDE26753AC03FD40BA96C98A811354E3"/>
            </w:placeholder>
          </w:sdtPr>
          <w:sdtEndPr>
            <w:rPr>
              <w:rStyle w:val="15"/>
              <w:rFonts w:ascii="Arial" w:hAnsi="Arial" w:cs="Arial"/>
              <w:sz w:val="24"/>
              <w:szCs w:val="22"/>
            </w:rPr>
          </w:sdtEndPr>
          <w:sdtContent>
            <w:p w14:paraId="402C8EC7">
              <w:pPr>
                <w:rPr>
                  <w:rFonts w:ascii="Arial" w:hAnsi="Arial" w:cs="Arial"/>
                  <w:szCs w:val="22"/>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547365044"/>
                    <w:placeholder>
                      <w:docPart w:val="376612BCDEE13D4CBEC80BFDE48661F5"/>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EC8">
                        <w:pPr>
                          <w:rPr>
                            <w:rFonts w:ascii="Arial" w:hAnsi="Arial" w:cs="Arial"/>
                            <w:sz w:val="22"/>
                            <w:szCs w:val="22"/>
                          </w:rPr>
                        </w:pPr>
                        <w:r>
                          <w:rPr>
                            <w:rStyle w:val="32"/>
                            <w:rFonts w:hint="eastAsia" w:ascii="Arial" w:hAnsi="Arial" w:eastAsia="宋体" w:cs="Arial"/>
                            <w:szCs w:val="22"/>
                            <w:lang w:eastAsia="zh-CN"/>
                          </w:rPr>
                          <w:t>N/A</w:t>
                        </w:r>
                      </w:p>
                    </w:tc>
                  </w:sdtContent>
                </w:sdt>
              </w:tr>
            </w:tbl>
            <w:p w14:paraId="402C8ECA">
              <w:pPr>
                <w:rPr>
                  <w:rFonts w:ascii="Arial" w:hAnsi="Arial" w:cs="Arial"/>
                  <w:sz w:val="22"/>
                  <w:szCs w:val="22"/>
                </w:rPr>
              </w:pPr>
            </w:p>
          </w:sdtContent>
        </w:sdt>
      </w:sdtContent>
    </w:sdt>
    <w:p w14:paraId="402C8ECB">
      <w:pPr>
        <w:pStyle w:val="31"/>
        <w:rPr>
          <w:rFonts w:ascii="Arial" w:hAnsi="Arial" w:cs="Arial"/>
          <w:b/>
          <w:bCs/>
        </w:rPr>
      </w:pPr>
    </w:p>
    <w:p w14:paraId="402C8ECC">
      <w:pPr>
        <w:pStyle w:val="31"/>
        <w:rPr>
          <w:rFonts w:ascii="Arial" w:hAnsi="Arial" w:cs="Arial"/>
          <w:b/>
          <w:bCs/>
        </w:rPr>
      </w:pPr>
    </w:p>
    <w:p w14:paraId="402C8ECD">
      <w:pPr>
        <w:pStyle w:val="31"/>
        <w:rPr>
          <w:rFonts w:ascii="Arial" w:hAnsi="Arial" w:cs="Arial"/>
          <w:b/>
          <w:bCs/>
        </w:rPr>
      </w:pPr>
    </w:p>
    <w:p w14:paraId="402C8ECE">
      <w:pPr>
        <w:pStyle w:val="31"/>
        <w:rPr>
          <w:rFonts w:ascii="Arial" w:hAnsi="Arial" w:cs="Arial"/>
          <w:b/>
          <w:bCs/>
        </w:rPr>
      </w:pPr>
    </w:p>
    <w:p w14:paraId="402C8ECF">
      <w:pPr>
        <w:pStyle w:val="31"/>
        <w:rPr>
          <w:rFonts w:ascii="Arial" w:hAnsi="Arial" w:cs="Arial"/>
          <w:b/>
          <w:bCs/>
        </w:rPr>
      </w:pPr>
    </w:p>
    <w:p w14:paraId="402C8ED0">
      <w:pPr>
        <w:pStyle w:val="31"/>
        <w:rPr>
          <w:rFonts w:ascii="Arial" w:hAnsi="Arial" w:cs="Arial"/>
        </w:rPr>
      </w:pPr>
      <w:r>
        <w:rPr>
          <w:rFonts w:ascii="Arial" w:hAnsi="Arial" w:cs="Arial"/>
          <w:b/>
          <w:bCs/>
        </w:rPr>
        <w:t xml:space="preserve">2.4 Multi-Site/Center Plan: </w:t>
      </w:r>
      <w:r>
        <w:rPr>
          <w:rFonts w:ascii="Arial" w:hAnsi="Arial" w:cs="Arial"/>
        </w:rPr>
        <w:t xml:space="preserve">If UCI is the lead institution of a multi-site study or the UCI researcher is the lead investigator of a multi-center clinical investigation, describe the plan to manage the research project to ensure that the research is carried out in an ethical manner and to ensure adequate human research protections at all participating sites. </w:t>
      </w:r>
    </w:p>
    <w:p w14:paraId="402C8ED1">
      <w:pPr>
        <w:pStyle w:val="31"/>
        <w:rPr>
          <w:rFonts w:ascii="Arial" w:hAnsi="Arial" w:cs="Arial"/>
          <w:b/>
          <w:bCs/>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309477230"/>
            <w:placeholder>
              <w:docPart w:val="9D92036CBFCF624ABECCE1F74FA8F0EA"/>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ED2">
                <w:pPr>
                  <w:rPr>
                    <w:rFonts w:ascii="Arial" w:hAnsi="Arial" w:cs="Arial"/>
                    <w:sz w:val="22"/>
                    <w:szCs w:val="22"/>
                  </w:rPr>
                </w:pPr>
                <w:r>
                  <w:rPr>
                    <w:rStyle w:val="27"/>
                    <w:rFonts w:hint="eastAsia" w:ascii="Arial" w:hAnsi="Arial" w:eastAsia="宋体" w:cs="Arial"/>
                    <w:color w:val="595959" w:themeColor="text1" w:themeTint="A6"/>
                    <w:sz w:val="22"/>
                    <w:szCs w:val="22"/>
                    <w:lang w:eastAsia="zh-CN"/>
                    <w14:textFill>
                      <w14:solidFill>
                        <w14:schemeClr w14:val="tx1">
                          <w14:lumMod w14:val="65000"/>
                          <w14:lumOff w14:val="35000"/>
                        </w14:schemeClr>
                      </w14:solidFill>
                    </w14:textFill>
                  </w:rPr>
                  <w:t>N/A</w:t>
                </w:r>
              </w:p>
            </w:tc>
          </w:sdtContent>
        </w:sdt>
      </w:tr>
    </w:tbl>
    <w:p w14:paraId="402C8ED4">
      <w:pPr>
        <w:pStyle w:val="31"/>
        <w:rPr>
          <w:rFonts w:ascii="Arial" w:hAnsi="Arial" w:cs="Arial"/>
          <w:b/>
          <w:bCs/>
        </w:rPr>
      </w:pPr>
    </w:p>
    <w:p w14:paraId="402C8ED5">
      <w:pPr>
        <w:pStyle w:val="31"/>
        <w:rPr>
          <w:rFonts w:ascii="Arial" w:hAnsi="Arial" w:cs="Arial"/>
        </w:rPr>
      </w:pPr>
      <w:r>
        <w:rPr>
          <w:rFonts w:ascii="Arial" w:hAnsi="Arial" w:cs="Arial"/>
          <w:b/>
          <w:bCs/>
        </w:rPr>
        <w:t xml:space="preserve">2.5 Non-UCI Performance Sites: </w:t>
      </w:r>
      <w:r>
        <w:rPr>
          <w:rFonts w:ascii="Arial" w:hAnsi="Arial" w:cs="Arial"/>
        </w:rPr>
        <w:t>Specify if UCI researchers engaged in human subjects research activities (e.g., interact with subjects; have access to identifiable information) at an external (non-UCI) site and specify the locations.</w:t>
      </w:r>
    </w:p>
    <w:p w14:paraId="402C8ED6">
      <w:pPr>
        <w:rPr>
          <w:rFonts w:ascii="Arial" w:hAnsi="Arial" w:cs="Arial"/>
          <w:sz w:val="22"/>
          <w:szCs w:val="22"/>
        </w:rPr>
      </w:pPr>
      <w:sdt>
        <w:sdtPr>
          <w:rPr>
            <w:rFonts w:ascii="Arial" w:hAnsi="Arial" w:cs="Arial"/>
            <w:sz w:val="22"/>
            <w:szCs w:val="22"/>
          </w:rPr>
          <w:id w:val="-1465568826"/>
          <w14:checkbox>
            <w14:checked w14:val="1"/>
            <w14:checkedState w14:val="2612" w14:font="MS Gothic"/>
            <w14:uncheckedState w14:val="2610" w14:font="MS Gothic"/>
          </w14:checkbox>
        </w:sdtPr>
        <w:sdtEndPr>
          <w:rPr>
            <w:rFonts w:ascii="Arial" w:hAnsi="Arial" w:cs="Arial"/>
            <w:sz w:val="22"/>
            <w:szCs w:val="22"/>
          </w:rPr>
        </w:sdtEndPr>
        <w:sdtContent>
          <w:r>
            <w:rPr>
              <w:rFonts w:ascii="MS Gothic" w:hAnsi="MS Gothic" w:eastAsia="MS Gothic" w:cs="Segoe UI Symbol"/>
              <w:sz w:val="22"/>
              <w:szCs w:val="22"/>
            </w:rPr>
            <w:t>☒</w:t>
          </w:r>
        </w:sdtContent>
      </w:sdt>
      <w:r>
        <w:rPr>
          <w:rFonts w:ascii="Arial" w:hAnsi="Arial" w:cs="Arial"/>
          <w:sz w:val="22"/>
          <w:szCs w:val="22"/>
        </w:rPr>
        <w:t xml:space="preserve"> No </w:t>
      </w:r>
    </w:p>
    <w:p w14:paraId="402C8ED7">
      <w:pPr>
        <w:rPr>
          <w:rFonts w:ascii="Arial" w:hAnsi="Arial" w:cs="Arial"/>
          <w:sz w:val="22"/>
          <w:szCs w:val="22"/>
        </w:rPr>
      </w:pPr>
      <w:sdt>
        <w:sdtPr>
          <w:rPr>
            <w:rFonts w:ascii="Arial" w:hAnsi="Arial" w:cs="Arial"/>
            <w:sz w:val="22"/>
            <w:szCs w:val="22"/>
          </w:rPr>
          <w:id w:val="414910193"/>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the external site does not require IRB approval.</w:t>
      </w:r>
    </w:p>
    <w:p w14:paraId="402C8ED8">
      <w:pPr>
        <w:rPr>
          <w:rFonts w:ascii="Arial" w:hAnsi="Arial" w:cs="Arial"/>
          <w:sz w:val="22"/>
          <w:szCs w:val="22"/>
        </w:rPr>
      </w:pPr>
      <w:sdt>
        <w:sdtPr>
          <w:rPr>
            <w:rFonts w:ascii="Arial" w:hAnsi="Arial" w:cs="Arial"/>
            <w:sz w:val="22"/>
            <w:szCs w:val="22"/>
          </w:rPr>
          <w:id w:val="205712041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the external site requires separate approval from their IRB.</w:t>
      </w:r>
    </w:p>
    <w:p w14:paraId="402C8ED9">
      <w:pPr>
        <w:ind w:left="270" w:hanging="270"/>
        <w:rPr>
          <w:rFonts w:ascii="Arial" w:hAnsi="Arial" w:cs="Arial"/>
          <w:sz w:val="22"/>
          <w:szCs w:val="22"/>
        </w:rPr>
      </w:pPr>
      <w:sdt>
        <w:sdtPr>
          <w:rPr>
            <w:rFonts w:ascii="Arial" w:hAnsi="Arial" w:cs="Arial"/>
            <w:sz w:val="22"/>
            <w:szCs w:val="22"/>
          </w:rPr>
          <w:id w:val="-849880687"/>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the external site requests that UCI serve as the sIRB. After initial IRB approval has been granted for the UCI site, attach </w:t>
      </w:r>
      <w:r>
        <w:rPr>
          <w:rFonts w:ascii="Arial" w:hAnsi="Arial" w:cs="Arial"/>
          <w:color w:val="000000" w:themeColor="text1"/>
          <w:sz w:val="22"/>
          <w:szCs w:val="22"/>
          <w14:textFill>
            <w14:solidFill>
              <w14:schemeClr w14:val="tx1"/>
            </w14:solidFill>
          </w14:textFill>
        </w:rPr>
        <w:t xml:space="preserve">the </w:t>
      </w:r>
      <w:r>
        <w:fldChar w:fldCharType="begin"/>
      </w:r>
      <w:r>
        <w:instrText xml:space="preserve"> HYPERLINK "https://research.uci.edu/wp-content/uploads/HRP-833-PI-WORKSHEET-Considerations-for-Serving-as-the-Reviewing-IRB.docx" </w:instrText>
      </w:r>
      <w:r>
        <w:fldChar w:fldCharType="separate"/>
      </w:r>
      <w:r>
        <w:rPr>
          <w:rStyle w:val="20"/>
          <w:rFonts w:ascii="Arial" w:hAnsi="Arial" w:cs="Arial"/>
          <w:sz w:val="22"/>
          <w:szCs w:val="22"/>
        </w:rPr>
        <w:t>PI WORKSHEET - Considerations for Serving as the Reviewing IRB</w:t>
      </w:r>
      <w:r>
        <w:rPr>
          <w:rStyle w:val="20"/>
          <w:rFonts w:ascii="Arial" w:hAnsi="Arial" w:cs="Arial"/>
          <w:sz w:val="22"/>
          <w:szCs w:val="22"/>
        </w:rPr>
        <w:fldChar w:fldCharType="end"/>
      </w:r>
      <w:r>
        <w:rPr>
          <w:rFonts w:ascii="Arial" w:hAnsi="Arial" w:cs="Arial"/>
          <w:color w:val="000000" w:themeColor="text1"/>
          <w:sz w:val="22"/>
          <w:szCs w:val="22"/>
          <w14:textFill>
            <w14:solidFill>
              <w14:schemeClr w14:val="tx1"/>
            </w14:solidFill>
          </w14:textFill>
        </w:rPr>
        <w:t xml:space="preserve"> </w:t>
      </w:r>
      <w:r>
        <w:rPr>
          <w:rFonts w:ascii="Arial" w:hAnsi="Arial" w:cs="Arial"/>
          <w:sz w:val="22"/>
          <w:szCs w:val="22"/>
        </w:rPr>
        <w:t>using the “Manage Participating Sites” feature.</w:t>
      </w:r>
    </w:p>
    <w:p w14:paraId="402C8EDA">
      <w:pPr>
        <w:ind w:left="270" w:hanging="270"/>
        <w:rPr>
          <w:rFonts w:ascii="Arial" w:hAnsi="Arial" w:cs="Arial"/>
          <w:b/>
          <w:bCs/>
        </w:rPr>
      </w:pPr>
    </w:p>
    <w:tbl>
      <w:tblPr>
        <w:tblStyle w:val="14"/>
        <w:tblW w:w="10800" w:type="dxa"/>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00" w:type="dxa"/>
            <w:tcBorders>
              <w:top w:val="single" w:color="E8960C" w:sz="24" w:space="0"/>
              <w:left w:val="single" w:color="E8960C" w:sz="24" w:space="0"/>
              <w:bottom w:val="single" w:color="E8960C" w:sz="24" w:space="0"/>
              <w:right w:val="single" w:color="E8960C" w:sz="24" w:space="0"/>
            </w:tcBorders>
            <w:vAlign w:val="center"/>
          </w:tcPr>
          <w:p w14:paraId="402C8EDB">
            <w:pPr>
              <w:rPr>
                <w:rFonts w:ascii="Arial" w:hAnsi="Arial" w:cs="Arial"/>
                <w:sz w:val="22"/>
                <w:szCs w:val="22"/>
              </w:rPr>
            </w:pPr>
            <w:r>
              <w:rPr>
                <w:rStyle w:val="32"/>
                <w:rFonts w:ascii="Arial" w:hAnsi="Arial" w:cs="Arial"/>
                <w:szCs w:val="22"/>
              </w:rPr>
              <w:t xml:space="preserve">Specify relying site(s): </w:t>
            </w:r>
            <w:sdt>
              <w:sdtPr>
                <w:rPr>
                  <w:rStyle w:val="32"/>
                  <w:rFonts w:ascii="Arial" w:hAnsi="Arial" w:cs="Arial"/>
                  <w:szCs w:val="22"/>
                </w:rPr>
                <w:id w:val="-1936894931"/>
                <w:placeholder>
                  <w:docPart w:val="7C95FE253429C84C80272B890C514112"/>
                </w:placeholder>
                <w:showingPlcHdr/>
              </w:sdtPr>
              <w:sdtEndPr>
                <w:rPr>
                  <w:rStyle w:val="15"/>
                  <w:rFonts w:ascii="Arial" w:hAnsi="Arial" w:cs="Arial"/>
                  <w:sz w:val="24"/>
                  <w:szCs w:val="22"/>
                </w:rPr>
              </w:sdtEndPr>
              <w:sdtContent>
                <w:r>
                  <w:rPr>
                    <w:rStyle w:val="27"/>
                    <w:rFonts w:ascii="Arial" w:hAnsi="Arial" w:cs="Arial"/>
                    <w:color w:val="595959" w:themeColor="text1" w:themeTint="A6"/>
                    <w:sz w:val="22"/>
                    <w:szCs w:val="22"/>
                    <w14:textFill>
                      <w14:solidFill>
                        <w14:schemeClr w14:val="tx1">
                          <w14:lumMod w14:val="65000"/>
                          <w14:lumOff w14:val="35000"/>
                        </w14:schemeClr>
                      </w14:solidFill>
                    </w14:textFill>
                  </w:rPr>
                  <w:t>Click or tap here to enter text.</w:t>
                </w:r>
              </w:sdtContent>
            </w:sdt>
          </w:p>
        </w:tc>
      </w:tr>
    </w:tbl>
    <w:p w14:paraId="402C8EDD">
      <w:pPr>
        <w:pStyle w:val="31"/>
        <w:rPr>
          <w:rFonts w:ascii="Arial" w:hAnsi="Arial" w:cs="Arial"/>
          <w:b/>
        </w:rPr>
      </w:pPr>
    </w:p>
    <w:p w14:paraId="402C8EDE">
      <w:pPr>
        <w:pStyle w:val="31"/>
        <w:rPr>
          <w:rFonts w:ascii="Arial" w:hAnsi="Arial" w:cs="Arial"/>
        </w:rPr>
      </w:pPr>
      <w:r>
        <w:rPr>
          <w:rFonts w:ascii="Arial" w:hAnsi="Arial" w:cs="Arial"/>
          <w:b/>
          <w:bCs/>
        </w:rPr>
        <w:t xml:space="preserve">2.6 Non-UCI Collaborators: </w:t>
      </w:r>
      <w:r>
        <w:rPr>
          <w:rFonts w:ascii="Arial" w:hAnsi="Arial" w:cs="Arial"/>
        </w:rPr>
        <w:t>Specify if researchers without a formal affiliation with UCI (i.e. not in UC path) are engaged in human subjects research activities and specify the collaborators.</w:t>
      </w:r>
    </w:p>
    <w:p w14:paraId="402C8EDF">
      <w:pPr>
        <w:rPr>
          <w:rFonts w:ascii="Arial" w:hAnsi="Arial" w:cs="Arial"/>
          <w:sz w:val="22"/>
          <w:szCs w:val="22"/>
        </w:rPr>
      </w:pPr>
      <w:sdt>
        <w:sdtPr>
          <w:rPr>
            <w:rFonts w:ascii="Arial" w:hAnsi="Arial" w:cs="Arial"/>
            <w:sz w:val="22"/>
            <w:szCs w:val="22"/>
          </w:rPr>
          <w:id w:val="-125324599"/>
          <w14:checkbox>
            <w14:checked w14:val="1"/>
            <w14:checkedState w14:val="2612" w14:font="MS Gothic"/>
            <w14:uncheckedState w14:val="2610" w14:font="MS Gothic"/>
          </w14:checkbox>
        </w:sdtPr>
        <w:sdtEndPr>
          <w:rPr>
            <w:rFonts w:ascii="Arial" w:hAnsi="Arial" w:cs="Arial"/>
            <w:sz w:val="22"/>
            <w:szCs w:val="22"/>
          </w:rPr>
        </w:sdtEndPr>
        <w:sdtContent>
          <w:r>
            <w:rPr>
              <w:rFonts w:ascii="MS Gothic" w:hAnsi="MS Gothic" w:eastAsia="MS Gothic" w:cs="Segoe UI Symbol"/>
              <w:sz w:val="22"/>
              <w:szCs w:val="22"/>
            </w:rPr>
            <w:t>☒</w:t>
          </w:r>
        </w:sdtContent>
      </w:sdt>
      <w:r>
        <w:rPr>
          <w:rFonts w:ascii="Arial" w:hAnsi="Arial" w:cs="Arial"/>
          <w:sz w:val="22"/>
          <w:szCs w:val="22"/>
        </w:rPr>
        <w:t xml:space="preserve"> No </w:t>
      </w:r>
    </w:p>
    <w:p w14:paraId="402C8EE0">
      <w:pPr>
        <w:ind w:left="270" w:hanging="270"/>
        <w:rPr>
          <w:rFonts w:ascii="Arial" w:hAnsi="Arial" w:cs="Arial"/>
          <w:sz w:val="22"/>
          <w:szCs w:val="22"/>
        </w:rPr>
      </w:pPr>
      <w:sdt>
        <w:sdtPr>
          <w:rPr>
            <w:rFonts w:ascii="Arial" w:hAnsi="Arial" w:cs="Arial"/>
            <w:sz w:val="22"/>
            <w:szCs w:val="22"/>
          </w:rPr>
          <w:id w:val="615172769"/>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the non-UCI researchers have obtained their own IRB or it is pending.</w:t>
      </w:r>
    </w:p>
    <w:p w14:paraId="402C8EE1">
      <w:pPr>
        <w:ind w:left="270" w:hanging="270"/>
        <w:rPr>
          <w:rFonts w:ascii="Arial" w:hAnsi="Arial" w:cs="Arial"/>
          <w:sz w:val="22"/>
          <w:szCs w:val="22"/>
        </w:rPr>
      </w:pPr>
      <w:sdt>
        <w:sdtPr>
          <w:rPr>
            <w:rFonts w:ascii="Arial" w:hAnsi="Arial" w:cs="Arial"/>
            <w:sz w:val="22"/>
            <w:szCs w:val="22"/>
          </w:rPr>
          <w:id w:val="1160498830"/>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the non-UCI researchers request that UCI serve as their IRB. </w:t>
      </w:r>
      <w:r>
        <w:rPr>
          <w:rFonts w:ascii="Arial" w:hAnsi="Arial" w:cs="Arial"/>
          <w:color w:val="000000" w:themeColor="text1"/>
          <w:sz w:val="22"/>
          <w:szCs w:val="22"/>
          <w14:textFill>
            <w14:solidFill>
              <w14:schemeClr w14:val="tx1"/>
            </w14:solidFill>
          </w14:textFill>
        </w:rPr>
        <w:t xml:space="preserve">Attach the </w:t>
      </w:r>
      <w:r>
        <w:fldChar w:fldCharType="begin"/>
      </w:r>
      <w:r>
        <w:instrText xml:space="preserve"> HYPERLINK "https://research.uci.edu/wp-content/uploads/HRP-833-PI-WORKSHEET-Considerations-for-Serving-as-the-Reviewing-IRB.docx" </w:instrText>
      </w:r>
      <w:r>
        <w:fldChar w:fldCharType="separate"/>
      </w:r>
      <w:r>
        <w:rPr>
          <w:rStyle w:val="20"/>
          <w:rFonts w:ascii="Arial" w:hAnsi="Arial" w:cs="Arial"/>
          <w:sz w:val="22"/>
          <w:szCs w:val="22"/>
        </w:rPr>
        <w:t>PI WORKSHEET - Considerations for Serving as the Reviewing IRB</w:t>
      </w:r>
      <w:r>
        <w:rPr>
          <w:rStyle w:val="20"/>
          <w:rFonts w:ascii="Arial" w:hAnsi="Arial" w:cs="Arial"/>
          <w:sz w:val="22"/>
          <w:szCs w:val="22"/>
        </w:rPr>
        <w:fldChar w:fldCharType="end"/>
      </w:r>
      <w:r>
        <w:rPr>
          <w:rFonts w:ascii="Arial" w:hAnsi="Arial" w:cs="Arial"/>
          <w:bCs/>
          <w:color w:val="000000" w:themeColor="text1"/>
          <w:sz w:val="22"/>
          <w:szCs w:val="22"/>
          <w14:textFill>
            <w14:solidFill>
              <w14:schemeClr w14:val="tx1"/>
            </w14:solidFill>
          </w14:textFill>
        </w:rPr>
        <w:t xml:space="preserve"> to the “External Study Team Members for UCI” prompt int the ZOT IRB application. </w:t>
      </w:r>
    </w:p>
    <w:p w14:paraId="402C8EE2">
      <w:pPr>
        <w:pStyle w:val="31"/>
        <w:rPr>
          <w:rFonts w:ascii="Arial" w:hAnsi="Arial" w:cs="Arial"/>
          <w:b/>
          <w:bCs/>
        </w:rPr>
      </w:pPr>
    </w:p>
    <w:tbl>
      <w:tblPr>
        <w:tblStyle w:val="14"/>
        <w:tblW w:w="10800" w:type="dxa"/>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00" w:type="dxa"/>
            <w:tcBorders>
              <w:top w:val="single" w:color="E8960C" w:sz="24" w:space="0"/>
              <w:left w:val="single" w:color="E8960C" w:sz="24" w:space="0"/>
              <w:bottom w:val="single" w:color="E8960C" w:sz="24" w:space="0"/>
              <w:right w:val="single" w:color="E8960C" w:sz="24" w:space="0"/>
            </w:tcBorders>
            <w:vAlign w:val="center"/>
          </w:tcPr>
          <w:p w14:paraId="402C8EE3">
            <w:pPr>
              <w:rPr>
                <w:rFonts w:ascii="Arial" w:hAnsi="Arial" w:cs="Arial"/>
                <w:sz w:val="22"/>
                <w:szCs w:val="22"/>
              </w:rPr>
            </w:pPr>
            <w:r>
              <w:rPr>
                <w:rStyle w:val="32"/>
                <w:rFonts w:ascii="Arial" w:hAnsi="Arial" w:cs="Arial"/>
                <w:szCs w:val="22"/>
              </w:rPr>
              <w:t xml:space="preserve">Specify relying collaborator(s): </w:t>
            </w:r>
            <w:sdt>
              <w:sdtPr>
                <w:rPr>
                  <w:rStyle w:val="32"/>
                  <w:rFonts w:ascii="Arial" w:hAnsi="Arial" w:cs="Arial"/>
                  <w:szCs w:val="22"/>
                </w:rPr>
                <w:id w:val="1105845090"/>
                <w:placeholder>
                  <w:docPart w:val="FEA5B89D9A89914FB95980AC9A524B7C"/>
                </w:placeholder>
                <w:showingPlcHdr/>
              </w:sdtPr>
              <w:sdtEndPr>
                <w:rPr>
                  <w:rStyle w:val="15"/>
                  <w:rFonts w:ascii="Arial" w:hAnsi="Arial" w:cs="Arial"/>
                  <w:sz w:val="24"/>
                  <w:szCs w:val="22"/>
                </w:rPr>
              </w:sdtEndPr>
              <w:sdtContent>
                <w:r>
                  <w:rPr>
                    <w:rStyle w:val="27"/>
                    <w:rFonts w:ascii="Arial" w:hAnsi="Arial" w:cs="Arial"/>
                    <w:color w:val="595959" w:themeColor="text1" w:themeTint="A6"/>
                    <w:sz w:val="22"/>
                    <w:szCs w:val="22"/>
                    <w14:textFill>
                      <w14:solidFill>
                        <w14:schemeClr w14:val="tx1">
                          <w14:lumMod w14:val="65000"/>
                          <w14:lumOff w14:val="35000"/>
                        </w14:schemeClr>
                      </w14:solidFill>
                    </w14:textFill>
                  </w:rPr>
                  <w:t>Click or tap here to enter text.</w:t>
                </w:r>
              </w:sdtContent>
            </w:sdt>
          </w:p>
        </w:tc>
      </w:tr>
    </w:tbl>
    <w:p w14:paraId="402C8EE5">
      <w:pPr>
        <w:pStyle w:val="31"/>
        <w:rPr>
          <w:rFonts w:ascii="Arial" w:hAnsi="Arial" w:cs="Arial"/>
          <w:b/>
          <w:bCs/>
        </w:rPr>
      </w:pPr>
    </w:p>
    <w:p w14:paraId="402C8EE6">
      <w:pPr>
        <w:pStyle w:val="24"/>
        <w:shd w:val="clear" w:color="auto" w:fill="255799"/>
        <w:spacing w:before="0" w:after="0"/>
        <w:rPr>
          <w:rFonts w:ascii="Arial" w:hAnsi="Arial" w:cs="Arial"/>
          <w:sz w:val="22"/>
          <w:szCs w:val="22"/>
        </w:rPr>
      </w:pPr>
      <w:r>
        <w:rPr>
          <w:rFonts w:ascii="Arial" w:hAnsi="Arial" w:cs="Arial"/>
          <w:sz w:val="22"/>
          <w:szCs w:val="22"/>
        </w:rPr>
        <w:t xml:space="preserve"> 3.  PARTICIPANTS</w:t>
      </w:r>
    </w:p>
    <w:p w14:paraId="402C8EE7">
      <w:pPr>
        <w:rPr>
          <w:rFonts w:ascii="Arial" w:hAnsi="Arial" w:cs="Arial"/>
          <w:b/>
          <w:bCs/>
          <w:sz w:val="22"/>
          <w:szCs w:val="22"/>
        </w:rPr>
      </w:pPr>
    </w:p>
    <w:p w14:paraId="402C8EE8">
      <w:pPr>
        <w:rPr>
          <w:rFonts w:ascii="Arial" w:hAnsi="Arial" w:cs="Arial"/>
          <w:sz w:val="22"/>
          <w:szCs w:val="22"/>
        </w:rPr>
      </w:pPr>
      <w:r>
        <w:rPr>
          <w:rFonts w:ascii="Arial" w:hAnsi="Arial" w:cs="Arial"/>
          <w:b/>
          <w:bCs/>
          <w:sz w:val="22"/>
          <w:szCs w:val="22"/>
        </w:rPr>
        <w:t>3.1 Participant Populations:</w:t>
      </w:r>
      <w:r>
        <w:rPr>
          <w:rFonts w:ascii="Arial" w:hAnsi="Arial" w:cs="Arial"/>
          <w:sz w:val="22"/>
          <w:szCs w:val="22"/>
        </w:rPr>
        <w:t xml:space="preserve"> Select all that apply and address the required action, as applicable. </w:t>
      </w:r>
    </w:p>
    <w:p w14:paraId="402C8EE9">
      <w:pPr>
        <w:rPr>
          <w:rFonts w:ascii="Arial" w:hAnsi="Arial" w:cs="Arial"/>
          <w:sz w:val="22"/>
          <w:szCs w:val="22"/>
        </w:rPr>
      </w:pPr>
    </w:p>
    <w:tbl>
      <w:tblPr>
        <w:tblStyle w:val="14"/>
        <w:tblW w:w="10800"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4712"/>
        <w:gridCol w:w="90"/>
        <w:gridCol w:w="5562"/>
      </w:tblGrid>
      <w:tr w14:paraId="402C8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06" w:type="dxa"/>
            <w:shd w:val="clear" w:color="auto" w:fill="009443"/>
            <w:vAlign w:val="center"/>
          </w:tcPr>
          <w:p w14:paraId="402C8EEA">
            <w:pPr>
              <w:jc w:val="center"/>
              <w:rPr>
                <w:rFonts w:ascii="Arial" w:hAnsi="Arial" w:cs="Arial"/>
                <w:b/>
                <w:bCs/>
                <w:color w:val="000000" w:themeColor="text1"/>
                <w:sz w:val="22"/>
                <w:szCs w:val="22"/>
                <w14:textFill>
                  <w14:solidFill>
                    <w14:schemeClr w14:val="tx1"/>
                  </w14:solidFill>
                </w14:textFill>
              </w:rPr>
            </w:pPr>
          </w:p>
        </w:tc>
        <w:tc>
          <w:tcPr>
            <w:tcW w:w="4724" w:type="dxa"/>
            <w:shd w:val="clear" w:color="auto" w:fill="009443"/>
            <w:vAlign w:val="center"/>
          </w:tcPr>
          <w:p w14:paraId="402C8EEB">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Type of Population</w:t>
            </w:r>
          </w:p>
        </w:tc>
        <w:tc>
          <w:tcPr>
            <w:tcW w:w="5670" w:type="dxa"/>
            <w:gridSpan w:val="2"/>
            <w:shd w:val="clear" w:color="auto" w:fill="009443"/>
            <w:vAlign w:val="center"/>
          </w:tcPr>
          <w:p w14:paraId="402C8EEC">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Required Action</w:t>
            </w:r>
          </w:p>
        </w:tc>
      </w:tr>
      <w:tr w14:paraId="402C8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946043427"/>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EEE">
                <w:pPr>
                  <w:jc w:val="center"/>
                  <w:rPr>
                    <w:rFonts w:ascii="Arial" w:hAnsi="Arial" w:cs="Arial"/>
                    <w:sz w:val="22"/>
                    <w:szCs w:val="22"/>
                  </w:rPr>
                </w:pPr>
                <w:r>
                  <w:rPr>
                    <w:rFonts w:ascii="MS Gothic" w:hAnsi="MS Gothic" w:eastAsia="MS Gothic" w:cs="Segoe UI Symbol"/>
                    <w:sz w:val="22"/>
                    <w:szCs w:val="22"/>
                  </w:rPr>
                  <w:t>☒</w:t>
                </w:r>
              </w:p>
            </w:tc>
          </w:sdtContent>
        </w:sdt>
        <w:tc>
          <w:tcPr>
            <w:tcW w:w="4724" w:type="dxa"/>
            <w:tcBorders>
              <w:top w:val="dashed" w:color="1F5A87" w:sz="8" w:space="0"/>
              <w:bottom w:val="dashed" w:color="1F5A87" w:sz="8" w:space="0"/>
            </w:tcBorders>
            <w:vAlign w:val="center"/>
          </w:tcPr>
          <w:p w14:paraId="402C8EEF">
            <w:pPr>
              <w:rPr>
                <w:rFonts w:ascii="Arial" w:hAnsi="Arial" w:cs="Arial"/>
                <w:sz w:val="22"/>
                <w:szCs w:val="22"/>
              </w:rPr>
            </w:pPr>
            <w:r>
              <w:rPr>
                <w:rFonts w:ascii="Arial" w:hAnsi="Arial" w:cs="Arial"/>
                <w:sz w:val="22"/>
                <w:szCs w:val="22"/>
              </w:rPr>
              <w:t xml:space="preserve">Adults </w:t>
            </w:r>
          </w:p>
        </w:tc>
        <w:tc>
          <w:tcPr>
            <w:tcW w:w="5670" w:type="dxa"/>
            <w:gridSpan w:val="2"/>
            <w:tcBorders>
              <w:top w:val="dashed" w:color="1F5A87" w:sz="8" w:space="0"/>
              <w:bottom w:val="dashed" w:color="1F5A87" w:sz="8" w:space="0"/>
            </w:tcBorders>
            <w:vAlign w:val="center"/>
          </w:tcPr>
          <w:p w14:paraId="402C8EF0">
            <w:pPr>
              <w:rPr>
                <w:rFonts w:ascii="Arial" w:hAnsi="Arial" w:cs="Arial"/>
                <w:sz w:val="22"/>
                <w:szCs w:val="22"/>
              </w:rPr>
            </w:pPr>
            <w:r>
              <w:rPr>
                <w:rFonts w:ascii="Arial" w:hAnsi="Arial" w:cs="Arial"/>
                <w:color w:val="000000" w:themeColor="text1"/>
                <w:sz w:val="22"/>
                <w:szCs w:val="22"/>
                <w14:textFill>
                  <w14:solidFill>
                    <w14:schemeClr w14:val="tx1"/>
                  </w14:solidFill>
                </w14:textFill>
              </w:rPr>
              <w:t xml:space="preserve">N/A </w:t>
            </w:r>
          </w:p>
        </w:tc>
      </w:tr>
      <w:tr w14:paraId="402C8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47942465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EF2">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top w:val="dashed" w:color="1F5A87" w:sz="8" w:space="0"/>
              <w:bottom w:val="dashed" w:color="1F5A87" w:sz="8" w:space="0"/>
            </w:tcBorders>
            <w:vAlign w:val="center"/>
          </w:tcPr>
          <w:p w14:paraId="402C8EF3">
            <w:pPr>
              <w:rPr>
                <w:rFonts w:ascii="Arial" w:hAnsi="Arial" w:cs="Arial"/>
                <w:sz w:val="22"/>
                <w:szCs w:val="22"/>
              </w:rPr>
            </w:pPr>
            <w:r>
              <w:rPr>
                <w:rFonts w:ascii="Arial" w:hAnsi="Arial" w:cs="Arial"/>
                <w:sz w:val="22"/>
                <w:szCs w:val="22"/>
              </w:rPr>
              <w:t>Adults not able to consent for themselves (e.g., cognitively impaired or medically incapacitated)</w:t>
            </w:r>
          </w:p>
        </w:tc>
        <w:tc>
          <w:tcPr>
            <w:tcW w:w="5670" w:type="dxa"/>
            <w:gridSpan w:val="2"/>
            <w:tcBorders>
              <w:top w:val="dashed" w:color="1F5A87" w:sz="8" w:space="0"/>
              <w:bottom w:val="dashed" w:color="1F5A87" w:sz="8" w:space="0"/>
            </w:tcBorders>
            <w:vAlign w:val="center"/>
          </w:tcPr>
          <w:p w14:paraId="402C8EF4">
            <w:pPr>
              <w:rPr>
                <w:rFonts w:ascii="Arial" w:hAnsi="Arial" w:cs="Arial"/>
                <w:sz w:val="22"/>
                <w:szCs w:val="22"/>
              </w:rPr>
            </w:pPr>
            <w:r>
              <w:rPr>
                <w:rFonts w:ascii="Arial" w:hAnsi="Arial" w:cs="Arial"/>
                <w:sz w:val="22"/>
                <w:szCs w:val="22"/>
              </w:rPr>
              <w:t xml:space="preserve">Non-Exempt: Attach the </w:t>
            </w:r>
            <w:r>
              <w:fldChar w:fldCharType="begin"/>
            </w:r>
            <w:r>
              <w:instrText xml:space="preserve"> HYPERLINK "https://research.uci.edu/wp-content/uploads/HRP-417-PI-WORKSHEET-Cognitively-Impaired-Adults.docx" </w:instrText>
            </w:r>
            <w:r>
              <w:fldChar w:fldCharType="separate"/>
            </w:r>
            <w:r>
              <w:rPr>
                <w:rStyle w:val="20"/>
                <w:rFonts w:ascii="Arial" w:hAnsi="Arial" w:cs="Arial"/>
                <w:sz w:val="22"/>
                <w:szCs w:val="22"/>
              </w:rPr>
              <w:t>PI WORKSHEET - Adults with Impaired Decision-Making Capacity</w:t>
            </w:r>
            <w:r>
              <w:rPr>
                <w:rStyle w:val="20"/>
                <w:rFonts w:ascii="Arial" w:hAnsi="Arial" w:cs="Arial"/>
                <w:sz w:val="22"/>
                <w:szCs w:val="22"/>
              </w:rPr>
              <w:fldChar w:fldCharType="end"/>
            </w:r>
            <w:r>
              <w:rPr>
                <w:rFonts w:ascii="Arial" w:hAnsi="Arial" w:cs="Arial"/>
                <w:sz w:val="22"/>
                <w:szCs w:val="22"/>
              </w:rPr>
              <w:t>.</w:t>
            </w:r>
          </w:p>
        </w:tc>
      </w:tr>
      <w:tr w14:paraId="402C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731273150"/>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EF6">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bottom w:val="dashed" w:color="1F5A87" w:sz="8" w:space="0"/>
            </w:tcBorders>
            <w:vAlign w:val="center"/>
          </w:tcPr>
          <w:p w14:paraId="402C8EF7">
            <w:pPr>
              <w:rPr>
                <w:rFonts w:ascii="Arial" w:hAnsi="Arial" w:cs="Arial"/>
                <w:sz w:val="22"/>
                <w:szCs w:val="22"/>
              </w:rPr>
            </w:pPr>
            <w:r>
              <w:rPr>
                <w:rFonts w:ascii="Arial" w:hAnsi="Arial" w:cs="Arial"/>
                <w:sz w:val="22"/>
                <w:szCs w:val="22"/>
              </w:rPr>
              <w:t>Pregnant individuals/fetuses</w:t>
            </w:r>
          </w:p>
        </w:tc>
        <w:tc>
          <w:tcPr>
            <w:tcW w:w="5670" w:type="dxa"/>
            <w:gridSpan w:val="2"/>
            <w:tcBorders>
              <w:bottom w:val="dashed" w:color="1F5A87" w:sz="8" w:space="0"/>
            </w:tcBorders>
            <w:vAlign w:val="center"/>
          </w:tcPr>
          <w:p w14:paraId="402C8EF8">
            <w:pPr>
              <w:rPr>
                <w:rFonts w:ascii="Arial" w:hAnsi="Arial" w:cs="Arial"/>
                <w:sz w:val="22"/>
                <w:szCs w:val="22"/>
              </w:rPr>
            </w:pPr>
            <w:r>
              <w:rPr>
                <w:rFonts w:ascii="Arial" w:hAnsi="Arial" w:cs="Arial"/>
                <w:sz w:val="22"/>
                <w:szCs w:val="22"/>
              </w:rPr>
              <w:t xml:space="preserve">Non-Exempt: Attach the </w:t>
            </w:r>
            <w:r>
              <w:fldChar w:fldCharType="begin"/>
            </w:r>
            <w:r>
              <w:instrText xml:space="preserve"> HYPERLINK "https://research.uci.edu/wp-content/uploads/HRP-412-PI-WORKSHEET-Pregnant-Women.docx" </w:instrText>
            </w:r>
            <w:r>
              <w:fldChar w:fldCharType="separate"/>
            </w:r>
            <w:r>
              <w:rPr>
                <w:rStyle w:val="20"/>
                <w:rFonts w:ascii="Arial" w:hAnsi="Arial" w:cs="Arial"/>
                <w:sz w:val="22"/>
                <w:szCs w:val="22"/>
              </w:rPr>
              <w:t>PI WORKSHEET - Pregnant Women</w:t>
            </w:r>
            <w:r>
              <w:rPr>
                <w:rStyle w:val="20"/>
                <w:rFonts w:ascii="Arial" w:hAnsi="Arial" w:cs="Arial"/>
                <w:sz w:val="22"/>
                <w:szCs w:val="22"/>
              </w:rPr>
              <w:fldChar w:fldCharType="end"/>
            </w:r>
            <w:r>
              <w:rPr>
                <w:rFonts w:ascii="Arial" w:hAnsi="Arial" w:cs="Arial"/>
                <w:sz w:val="22"/>
                <w:szCs w:val="22"/>
              </w:rPr>
              <w:t xml:space="preserve">. </w:t>
            </w:r>
          </w:p>
        </w:tc>
      </w:tr>
      <w:tr w14:paraId="402C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56388169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EFA">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bottom w:val="dashed" w:color="1F5A87" w:sz="8" w:space="0"/>
            </w:tcBorders>
            <w:vAlign w:val="center"/>
          </w:tcPr>
          <w:p w14:paraId="402C8EFB">
            <w:pPr>
              <w:rPr>
                <w:rFonts w:ascii="Arial" w:hAnsi="Arial" w:cs="Arial"/>
                <w:sz w:val="22"/>
                <w:szCs w:val="22"/>
              </w:rPr>
            </w:pPr>
            <w:r>
              <w:rPr>
                <w:rFonts w:ascii="Arial" w:hAnsi="Arial" w:cs="Arial"/>
                <w:sz w:val="22"/>
                <w:szCs w:val="22"/>
              </w:rPr>
              <w:t>Non-viable neonates</w:t>
            </w:r>
          </w:p>
        </w:tc>
        <w:tc>
          <w:tcPr>
            <w:tcW w:w="5670" w:type="dxa"/>
            <w:gridSpan w:val="2"/>
            <w:tcBorders>
              <w:bottom w:val="dashed" w:color="1F5A87" w:sz="8" w:space="0"/>
            </w:tcBorders>
            <w:vAlign w:val="center"/>
          </w:tcPr>
          <w:p w14:paraId="402C8EFC">
            <w:pPr>
              <w:rPr>
                <w:rFonts w:ascii="Arial" w:hAnsi="Arial" w:cs="Arial"/>
                <w:sz w:val="22"/>
                <w:szCs w:val="22"/>
                <w:u w:val="single"/>
              </w:rPr>
            </w:pPr>
            <w:r>
              <w:rPr>
                <w:rFonts w:ascii="Arial" w:hAnsi="Arial" w:cs="Arial"/>
                <w:sz w:val="22"/>
                <w:szCs w:val="22"/>
              </w:rPr>
              <w:t xml:space="preserve">Non-Exempt: Attach the </w:t>
            </w:r>
            <w:r>
              <w:fldChar w:fldCharType="begin"/>
            </w:r>
            <w:r>
              <w:instrText xml:space="preserve"> HYPERLINK "https://research.uci.edu/wp-content/uploads/HRP-413-PI-WORKSHEET-Non-Viable-Neonates.docx" </w:instrText>
            </w:r>
            <w:r>
              <w:fldChar w:fldCharType="separate"/>
            </w:r>
            <w:r>
              <w:rPr>
                <w:rStyle w:val="20"/>
                <w:rFonts w:ascii="Arial" w:hAnsi="Arial" w:cs="Arial"/>
                <w:sz w:val="22"/>
                <w:szCs w:val="22"/>
              </w:rPr>
              <w:t>PI WORKSHEET - Non-Viable Neonates</w:t>
            </w:r>
            <w:r>
              <w:rPr>
                <w:rStyle w:val="20"/>
                <w:rFonts w:ascii="Arial" w:hAnsi="Arial" w:cs="Arial"/>
                <w:sz w:val="22"/>
                <w:szCs w:val="22"/>
              </w:rPr>
              <w:fldChar w:fldCharType="end"/>
            </w:r>
            <w:r>
              <w:rPr>
                <w:rFonts w:ascii="Arial" w:hAnsi="Arial" w:cs="Arial"/>
                <w:sz w:val="22"/>
                <w:szCs w:val="22"/>
              </w:rPr>
              <w:t>.</w:t>
            </w:r>
          </w:p>
        </w:tc>
      </w:tr>
      <w:tr w14:paraId="402C8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01742681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EFE">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bottom w:val="dashed" w:color="1F5A87" w:sz="8" w:space="0"/>
            </w:tcBorders>
            <w:vAlign w:val="center"/>
          </w:tcPr>
          <w:p w14:paraId="402C8EFF">
            <w:pPr>
              <w:rPr>
                <w:rFonts w:ascii="Arial" w:hAnsi="Arial" w:cs="Arial"/>
                <w:sz w:val="22"/>
                <w:szCs w:val="22"/>
              </w:rPr>
            </w:pPr>
            <w:r>
              <w:rPr>
                <w:rFonts w:ascii="Arial" w:hAnsi="Arial" w:cs="Arial"/>
                <w:sz w:val="22"/>
                <w:szCs w:val="22"/>
              </w:rPr>
              <w:t xml:space="preserve">Neonates of uncertain viability </w:t>
            </w:r>
          </w:p>
        </w:tc>
        <w:tc>
          <w:tcPr>
            <w:tcW w:w="5670" w:type="dxa"/>
            <w:gridSpan w:val="2"/>
            <w:tcBorders>
              <w:bottom w:val="dashed" w:color="1F5A87" w:sz="8" w:space="0"/>
            </w:tcBorders>
            <w:vAlign w:val="center"/>
          </w:tcPr>
          <w:p w14:paraId="402C8F00">
            <w:pPr>
              <w:rPr>
                <w:rFonts w:ascii="Arial" w:hAnsi="Arial" w:cs="Arial"/>
                <w:sz w:val="22"/>
                <w:szCs w:val="22"/>
                <w:u w:val="single"/>
              </w:rPr>
            </w:pPr>
            <w:r>
              <w:rPr>
                <w:rFonts w:ascii="Arial" w:hAnsi="Arial" w:cs="Arial"/>
                <w:sz w:val="22"/>
                <w:szCs w:val="22"/>
              </w:rPr>
              <w:t xml:space="preserve">Non-Exempt: Attach the </w:t>
            </w:r>
            <w:r>
              <w:fldChar w:fldCharType="begin"/>
            </w:r>
            <w:r>
              <w:instrText xml:space="preserve"> HYPERLINK "https://research.uci.edu/wp-content/uploads/HRP-414-PI-WORKSHEET-Neonates-of-Uncertain-Viability.docx" </w:instrText>
            </w:r>
            <w:r>
              <w:fldChar w:fldCharType="separate"/>
            </w:r>
            <w:r>
              <w:rPr>
                <w:rStyle w:val="20"/>
                <w:rFonts w:ascii="Arial" w:hAnsi="Arial" w:cs="Arial"/>
                <w:sz w:val="22"/>
                <w:szCs w:val="22"/>
              </w:rPr>
              <w:t>PI WORKSHEET - Neonates of Uncertain Viability</w:t>
            </w:r>
            <w:r>
              <w:rPr>
                <w:rStyle w:val="20"/>
                <w:rFonts w:ascii="Arial" w:hAnsi="Arial" w:cs="Arial"/>
                <w:sz w:val="22"/>
                <w:szCs w:val="22"/>
              </w:rPr>
              <w:fldChar w:fldCharType="end"/>
            </w:r>
            <w:r>
              <w:rPr>
                <w:rFonts w:ascii="Arial" w:hAnsi="Arial" w:cs="Arial"/>
                <w:sz w:val="22"/>
                <w:szCs w:val="22"/>
              </w:rPr>
              <w:t>.</w:t>
            </w:r>
          </w:p>
        </w:tc>
      </w:tr>
      <w:tr w14:paraId="402C8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97880329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02">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top w:val="dashed" w:color="1F5A87" w:sz="8" w:space="0"/>
              <w:bottom w:val="dashed" w:color="1F5A87" w:sz="8" w:space="0"/>
            </w:tcBorders>
            <w:vAlign w:val="center"/>
          </w:tcPr>
          <w:p w14:paraId="402C8F03">
            <w:pPr>
              <w:rPr>
                <w:rFonts w:ascii="Arial" w:hAnsi="Arial" w:cs="Arial"/>
                <w:sz w:val="22"/>
                <w:szCs w:val="22"/>
              </w:rPr>
            </w:pPr>
            <w:r>
              <w:rPr>
                <w:rFonts w:ascii="Arial" w:hAnsi="Arial" w:cs="Arial"/>
                <w:sz w:val="22"/>
                <w:szCs w:val="22"/>
              </w:rPr>
              <w:t>Prisoners</w:t>
            </w:r>
          </w:p>
        </w:tc>
        <w:tc>
          <w:tcPr>
            <w:tcW w:w="5670" w:type="dxa"/>
            <w:gridSpan w:val="2"/>
            <w:tcBorders>
              <w:top w:val="dashed" w:color="1F5A87" w:sz="8" w:space="0"/>
              <w:bottom w:val="dashed" w:color="1F5A87" w:sz="8" w:space="0"/>
            </w:tcBorders>
            <w:vAlign w:val="center"/>
          </w:tcPr>
          <w:p w14:paraId="402C8F04">
            <w:pPr>
              <w:rPr>
                <w:rFonts w:ascii="Arial" w:hAnsi="Arial" w:cs="Arial"/>
                <w:sz w:val="22"/>
                <w:szCs w:val="22"/>
              </w:rPr>
            </w:pPr>
            <w:r>
              <w:rPr>
                <w:rFonts w:ascii="Arial" w:hAnsi="Arial" w:cs="Arial"/>
                <w:sz w:val="22"/>
                <w:szCs w:val="22"/>
              </w:rPr>
              <w:t xml:space="preserve">Non-Exempt: Attach the </w:t>
            </w:r>
            <w:r>
              <w:fldChar w:fldCharType="begin"/>
            </w:r>
            <w:r>
              <w:instrText xml:space="preserve"> HYPERLINK "https://research.uci.edu/wp-content/uploads/HRP-415-PI-WORKSHEET-Prisoners.docx" </w:instrText>
            </w:r>
            <w:r>
              <w:fldChar w:fldCharType="separate"/>
            </w:r>
            <w:r>
              <w:rPr>
                <w:rStyle w:val="20"/>
                <w:rFonts w:ascii="Arial" w:hAnsi="Arial" w:cs="Arial"/>
                <w:sz w:val="22"/>
                <w:szCs w:val="22"/>
              </w:rPr>
              <w:t>PI WORKSHEET - Prisoners</w:t>
            </w:r>
            <w:r>
              <w:rPr>
                <w:rStyle w:val="20"/>
                <w:rFonts w:ascii="Arial" w:hAnsi="Arial" w:cs="Arial"/>
                <w:sz w:val="22"/>
                <w:szCs w:val="22"/>
              </w:rPr>
              <w:fldChar w:fldCharType="end"/>
            </w:r>
            <w:r>
              <w:rPr>
                <w:rFonts w:ascii="Arial" w:hAnsi="Arial" w:cs="Arial"/>
                <w:sz w:val="22"/>
                <w:szCs w:val="22"/>
              </w:rPr>
              <w:t>.</w:t>
            </w:r>
          </w:p>
        </w:tc>
      </w:tr>
      <w:tr w14:paraId="402C8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86901481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06">
                <w:pPr>
                  <w:jc w:val="center"/>
                  <w:rPr>
                    <w:rFonts w:ascii="Arial" w:hAnsi="Arial" w:cs="Arial"/>
                    <w:sz w:val="22"/>
                    <w:szCs w:val="22"/>
                  </w:rPr>
                </w:pPr>
                <w:r>
                  <w:rPr>
                    <w:rFonts w:ascii="Segoe UI Symbol" w:hAnsi="Segoe UI Symbol" w:eastAsia="MS Gothic" w:cs="Segoe UI Symbol"/>
                    <w:sz w:val="22"/>
                    <w:szCs w:val="22"/>
                  </w:rPr>
                  <w:t>☐</w:t>
                </w:r>
              </w:p>
            </w:tc>
          </w:sdtContent>
        </w:sdt>
        <w:tc>
          <w:tcPr>
            <w:tcW w:w="4724" w:type="dxa"/>
            <w:tcBorders>
              <w:top w:val="dashed" w:color="1F5A87" w:sz="8" w:space="0"/>
              <w:bottom w:val="dashed" w:color="1F5A87" w:sz="8" w:space="0"/>
            </w:tcBorders>
            <w:vAlign w:val="center"/>
          </w:tcPr>
          <w:p w14:paraId="402C8F07">
            <w:pPr>
              <w:rPr>
                <w:rFonts w:ascii="Arial" w:hAnsi="Arial" w:cs="Arial"/>
                <w:sz w:val="22"/>
                <w:szCs w:val="22"/>
              </w:rPr>
            </w:pPr>
            <w:r>
              <w:rPr>
                <w:rFonts w:ascii="Arial" w:hAnsi="Arial" w:cs="Arial"/>
                <w:sz w:val="22"/>
                <w:szCs w:val="22"/>
              </w:rPr>
              <w:t>Children (minors)</w:t>
            </w:r>
          </w:p>
        </w:tc>
        <w:tc>
          <w:tcPr>
            <w:tcW w:w="5670" w:type="dxa"/>
            <w:gridSpan w:val="2"/>
            <w:tcBorders>
              <w:top w:val="dashed" w:color="1F5A87" w:sz="8" w:space="0"/>
              <w:bottom w:val="dashed" w:color="1F5A87" w:sz="8" w:space="0"/>
            </w:tcBorders>
            <w:vAlign w:val="center"/>
          </w:tcPr>
          <w:p w14:paraId="402C8F08">
            <w:pPr>
              <w:rPr>
                <w:rFonts w:ascii="Arial" w:hAnsi="Arial" w:cs="Arial"/>
                <w:sz w:val="22"/>
                <w:szCs w:val="22"/>
              </w:rPr>
            </w:pPr>
            <w:r>
              <w:rPr>
                <w:rFonts w:ascii="Arial" w:hAnsi="Arial" w:cs="Arial"/>
                <w:sz w:val="22"/>
                <w:szCs w:val="22"/>
              </w:rPr>
              <w:t xml:space="preserve">Non-Exempt: Attach the </w:t>
            </w:r>
            <w:r>
              <w:fldChar w:fldCharType="begin"/>
            </w:r>
            <w:r>
              <w:instrText xml:space="preserve"> HYPERLINK "https://research.uci.edu/wp-content/uploads/HRP-416-PI-WORKSHEET-Children.docx" </w:instrText>
            </w:r>
            <w:r>
              <w:fldChar w:fldCharType="separate"/>
            </w:r>
            <w:r>
              <w:rPr>
                <w:rStyle w:val="20"/>
                <w:rFonts w:ascii="Arial" w:hAnsi="Arial" w:cs="Arial"/>
                <w:color w:val="2F6EC2"/>
                <w:sz w:val="22"/>
                <w:szCs w:val="22"/>
                <w:shd w:val="clear" w:color="auto" w:fill="FFFFFF"/>
              </w:rPr>
              <w:t>PI WORKSHEET - Children</w:t>
            </w:r>
            <w:r>
              <w:rPr>
                <w:rStyle w:val="20"/>
                <w:rFonts w:ascii="Arial" w:hAnsi="Arial" w:cs="Arial"/>
                <w:color w:val="2F6EC2"/>
                <w:sz w:val="22"/>
                <w:szCs w:val="22"/>
                <w:shd w:val="clear" w:color="auto" w:fill="FFFFFF"/>
              </w:rPr>
              <w:fldChar w:fldCharType="end"/>
            </w:r>
            <w:r>
              <w:rPr>
                <w:rFonts w:ascii="Arial" w:hAnsi="Arial" w:cs="Arial"/>
                <w:sz w:val="22"/>
                <w:szCs w:val="22"/>
              </w:rPr>
              <w:t>.</w:t>
            </w:r>
          </w:p>
        </w:tc>
      </w:tr>
      <w:tr w14:paraId="402C8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sdt>
          <w:sdtPr>
            <w:rPr>
              <w:rFonts w:ascii="Arial" w:hAnsi="Arial" w:cs="Arial"/>
              <w:sz w:val="22"/>
              <w:szCs w:val="22"/>
            </w:rPr>
            <w:id w:val="-68220665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0A">
                <w:pPr>
                  <w:jc w:val="center"/>
                  <w:rPr>
                    <w:rFonts w:ascii="Arial" w:hAnsi="Arial" w:cs="Arial"/>
                    <w:sz w:val="22"/>
                    <w:szCs w:val="22"/>
                  </w:rPr>
                </w:pPr>
                <w:r>
                  <w:rPr>
                    <w:rFonts w:ascii="Segoe UI Symbol" w:hAnsi="Segoe UI Symbol" w:eastAsia="MS Gothic" w:cs="Segoe UI Symbol"/>
                    <w:sz w:val="22"/>
                    <w:szCs w:val="22"/>
                  </w:rPr>
                  <w:t>☐</w:t>
                </w:r>
              </w:p>
            </w:tc>
          </w:sdtContent>
        </w:sdt>
        <w:tc>
          <w:tcPr>
            <w:tcW w:w="4814" w:type="dxa"/>
            <w:gridSpan w:val="2"/>
            <w:tcBorders>
              <w:top w:val="dashed" w:color="1F5A87" w:sz="8" w:space="0"/>
              <w:bottom w:val="dashed" w:color="1F5A87" w:sz="8" w:space="0"/>
            </w:tcBorders>
            <w:vAlign w:val="center"/>
          </w:tcPr>
          <w:p w14:paraId="402C8F0B">
            <w:pPr>
              <w:rPr>
                <w:rFonts w:ascii="Arial" w:hAnsi="Arial" w:cs="Arial"/>
                <w:sz w:val="22"/>
                <w:szCs w:val="22"/>
              </w:rPr>
            </w:pPr>
            <w:r>
              <w:rPr>
                <w:rFonts w:ascii="Arial" w:hAnsi="Arial" w:cs="Arial"/>
                <w:sz w:val="22"/>
                <w:szCs w:val="22"/>
              </w:rPr>
              <w:t>American Indian or Alaska native tribes</w:t>
            </w:r>
          </w:p>
        </w:tc>
        <w:tc>
          <w:tcPr>
            <w:tcW w:w="5580" w:type="dxa"/>
            <w:tcBorders>
              <w:top w:val="dashed" w:color="1F5A87" w:sz="8" w:space="0"/>
              <w:bottom w:val="dashed" w:color="1F5A87" w:sz="8" w:space="0"/>
            </w:tcBorders>
            <w:vAlign w:val="center"/>
          </w:tcPr>
          <w:p w14:paraId="402C8F0C">
            <w:pPr>
              <w:pStyle w:val="23"/>
              <w:numPr>
                <w:ilvl w:val="0"/>
                <w:numId w:val="8"/>
              </w:numPr>
              <w:ind w:left="245"/>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Specify the tribal name.</w:t>
            </w:r>
          </w:p>
          <w:p w14:paraId="402C8F0D">
            <w:pPr>
              <w:pStyle w:val="23"/>
              <w:numPr>
                <w:ilvl w:val="0"/>
                <w:numId w:val="8"/>
              </w:numPr>
              <w:ind w:left="245"/>
              <w:rPr>
                <w:rFonts w:ascii="Arial" w:hAnsi="Arial" w:cs="Arial"/>
                <w:sz w:val="22"/>
                <w:szCs w:val="22"/>
              </w:rPr>
            </w:pPr>
            <w:r>
              <w:rPr>
                <w:rFonts w:ascii="Arial" w:hAnsi="Arial" w:cs="Arial"/>
                <w:sz w:val="22"/>
                <w:szCs w:val="22"/>
              </w:rPr>
              <w:t>Specify whether there is an applicable Tribal Law that provides additional protections for research subjects.</w:t>
            </w:r>
          </w:p>
        </w:tc>
      </w:tr>
      <w:tr w14:paraId="402C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77139110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tcBorders>
                <w:vAlign w:val="center"/>
              </w:tcPr>
              <w:p w14:paraId="402C8F0F">
                <w:pPr>
                  <w:jc w:val="center"/>
                  <w:rPr>
                    <w:rFonts w:ascii="Arial" w:hAnsi="Arial" w:eastAsia="MS Gothic" w:cs="Arial"/>
                    <w:sz w:val="22"/>
                    <w:szCs w:val="22"/>
                  </w:rPr>
                </w:pPr>
                <w:r>
                  <w:rPr>
                    <w:rFonts w:ascii="Segoe UI Symbol" w:hAnsi="Segoe UI Symbol" w:eastAsia="MS Gothic" w:cs="Segoe UI Symbol"/>
                    <w:sz w:val="22"/>
                    <w:szCs w:val="22"/>
                  </w:rPr>
                  <w:t>☐</w:t>
                </w:r>
              </w:p>
            </w:tc>
          </w:sdtContent>
        </w:sdt>
        <w:tc>
          <w:tcPr>
            <w:tcW w:w="4724" w:type="dxa"/>
            <w:tcBorders>
              <w:top w:val="dashed" w:color="1F5A87" w:sz="8" w:space="0"/>
            </w:tcBorders>
            <w:vAlign w:val="center"/>
          </w:tcPr>
          <w:p w14:paraId="402C8F10">
            <w:pPr>
              <w:rPr>
                <w:rFonts w:ascii="Arial" w:hAnsi="Arial" w:cs="Arial"/>
                <w:sz w:val="22"/>
                <w:szCs w:val="22"/>
              </w:rPr>
            </w:pPr>
            <w:r>
              <w:rPr>
                <w:rFonts w:ascii="Arial" w:hAnsi="Arial" w:cs="Arial"/>
                <w:sz w:val="22"/>
                <w:szCs w:val="22"/>
              </w:rPr>
              <w:t>UCI inpatients or outpatients</w:t>
            </w:r>
          </w:p>
        </w:tc>
        <w:tc>
          <w:tcPr>
            <w:tcW w:w="5670" w:type="dxa"/>
            <w:gridSpan w:val="2"/>
            <w:tcBorders>
              <w:top w:val="dashed" w:color="1F5A87" w:sz="8" w:space="0"/>
            </w:tcBorders>
            <w:vAlign w:val="center"/>
          </w:tcPr>
          <w:p w14:paraId="402C8F11">
            <w:pPr>
              <w:rPr>
                <w:rFonts w:ascii="Arial" w:hAnsi="Arial" w:cs="Arial"/>
                <w:sz w:val="22"/>
                <w:szCs w:val="22"/>
              </w:rPr>
            </w:pPr>
            <w:r>
              <w:rPr>
                <w:rFonts w:ascii="Arial" w:hAnsi="Arial" w:cs="Arial"/>
                <w:sz w:val="22"/>
                <w:szCs w:val="22"/>
              </w:rPr>
              <w:t>N/A</w:t>
            </w:r>
          </w:p>
        </w:tc>
      </w:tr>
      <w:tr w14:paraId="402C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684565131"/>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tcBorders>
                <w:vAlign w:val="center"/>
              </w:tcPr>
              <w:p w14:paraId="402C8F13">
                <w:pPr>
                  <w:jc w:val="center"/>
                  <w:rPr>
                    <w:rFonts w:ascii="Arial" w:hAnsi="Arial" w:eastAsia="MS Gothic" w:cs="Arial"/>
                    <w:sz w:val="22"/>
                    <w:szCs w:val="22"/>
                  </w:rPr>
                </w:pPr>
                <w:bookmarkStart w:id="0" w:name="_Hlk114209597"/>
                <w:r>
                  <w:rPr>
                    <w:rFonts w:ascii="MS Gothic" w:hAnsi="MS Gothic" w:eastAsia="MS Gothic" w:cs="Segoe UI Symbol"/>
                    <w:sz w:val="22"/>
                    <w:szCs w:val="22"/>
                  </w:rPr>
                  <w:t>☒</w:t>
                </w:r>
              </w:p>
              <w:bookmarkEnd w:id="0"/>
            </w:tc>
          </w:sdtContent>
        </w:sdt>
        <w:tc>
          <w:tcPr>
            <w:tcW w:w="4724" w:type="dxa"/>
            <w:tcBorders>
              <w:top w:val="dashed" w:color="1F5A87" w:sz="8" w:space="0"/>
            </w:tcBorders>
            <w:vAlign w:val="center"/>
          </w:tcPr>
          <w:p w14:paraId="402C8F14">
            <w:pPr>
              <w:rPr>
                <w:rFonts w:ascii="Arial" w:hAnsi="Arial" w:cs="Arial"/>
                <w:sz w:val="22"/>
                <w:szCs w:val="22"/>
              </w:rPr>
            </w:pPr>
            <w:r>
              <w:rPr>
                <w:rFonts w:ascii="Arial" w:hAnsi="Arial" w:cs="Arial"/>
                <w:sz w:val="22"/>
                <w:szCs w:val="22"/>
              </w:rPr>
              <w:t>UCI students/staff/faculty</w:t>
            </w:r>
          </w:p>
        </w:tc>
        <w:tc>
          <w:tcPr>
            <w:tcW w:w="5670" w:type="dxa"/>
            <w:gridSpan w:val="2"/>
            <w:tcBorders>
              <w:top w:val="dashed" w:color="1F5A87" w:sz="8" w:space="0"/>
            </w:tcBorders>
            <w:vAlign w:val="center"/>
          </w:tcPr>
          <w:p w14:paraId="402C8F15">
            <w:pPr>
              <w:rPr>
                <w:rFonts w:ascii="Arial" w:hAnsi="Arial" w:cs="Arial"/>
                <w:sz w:val="22"/>
                <w:szCs w:val="22"/>
              </w:rPr>
            </w:pPr>
            <w:r>
              <w:rPr>
                <w:rFonts w:ascii="Arial" w:hAnsi="Arial" w:cs="Arial"/>
                <w:sz w:val="22"/>
                <w:szCs w:val="22"/>
              </w:rPr>
              <w:t>N/A</w:t>
            </w:r>
          </w:p>
        </w:tc>
      </w:tr>
    </w:tbl>
    <w:p w14:paraId="402C8F17">
      <w:pPr>
        <w:rPr>
          <w:rFonts w:ascii="Arial" w:hAnsi="Arial" w:cs="Arial"/>
          <w:sz w:val="22"/>
          <w:szCs w:val="22"/>
        </w:rPr>
      </w:pPr>
    </w:p>
    <w:tbl>
      <w:tblPr>
        <w:tblStyle w:val="14"/>
        <w:tblW w:w="10800" w:type="dxa"/>
        <w:tblCaption w:val="Answer Box"/>
        <w:tblDescription w:val="This space is provided for the answer to question 2.2.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sdt>
          <w:sdtPr>
            <w:rPr>
              <w:rStyle w:val="32"/>
              <w:rFonts w:ascii="Arial" w:hAnsi="Arial" w:cs="Arial"/>
              <w:szCs w:val="22"/>
            </w:rPr>
            <w:id w:val="1758402916"/>
            <w:placeholder>
              <w:docPart w:val="77D9FFAA81E62E4BAEE23794D4131DEB"/>
            </w:placeholder>
            <w:showingPlcHdr/>
          </w:sdtPr>
          <w:sdtEndPr>
            <w:rPr>
              <w:rStyle w:val="15"/>
              <w:rFonts w:ascii="Arial" w:hAnsi="Arial" w:cs="Arial"/>
              <w:sz w:val="24"/>
              <w:szCs w:val="22"/>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8F18">
                <w:pPr>
                  <w:rPr>
                    <w:rFonts w:ascii="Arial" w:hAnsi="Arial" w:cs="Arial"/>
                    <w:sz w:val="22"/>
                    <w:szCs w:val="22"/>
                  </w:rPr>
                </w:pPr>
                <w:r>
                  <w:rPr>
                    <w:rStyle w:val="27"/>
                    <w:rFonts w:ascii="Arial" w:hAnsi="Arial" w:cs="Arial"/>
                    <w:color w:val="595959" w:themeColor="text1" w:themeTint="A6"/>
                    <w:sz w:val="22"/>
                    <w:szCs w:val="22"/>
                    <w14:textFill>
                      <w14:solidFill>
                        <w14:schemeClr w14:val="tx1">
                          <w14:lumMod w14:val="65000"/>
                          <w14:lumOff w14:val="35000"/>
                        </w14:schemeClr>
                      </w14:solidFill>
                    </w14:textFill>
                  </w:rPr>
                  <w:t>Click or tap here to enter text.</w:t>
                </w:r>
              </w:p>
            </w:tc>
          </w:sdtContent>
        </w:sdt>
      </w:tr>
    </w:tbl>
    <w:p w14:paraId="402C8F1A">
      <w:pPr>
        <w:rPr>
          <w:rFonts w:ascii="Arial" w:hAnsi="Arial" w:cs="Arial"/>
          <w:b/>
          <w:bCs/>
          <w:sz w:val="22"/>
          <w:szCs w:val="22"/>
        </w:rPr>
      </w:pPr>
    </w:p>
    <w:p w14:paraId="402C8F1B">
      <w:pPr>
        <w:rPr>
          <w:rFonts w:ascii="Arial" w:hAnsi="Arial" w:cs="Arial"/>
          <w:sz w:val="22"/>
          <w:szCs w:val="22"/>
        </w:rPr>
      </w:pPr>
      <w:r>
        <w:rPr>
          <w:rFonts w:ascii="Arial" w:hAnsi="Arial" w:cs="Arial"/>
          <w:b/>
          <w:bCs/>
          <w:sz w:val="22"/>
          <w:szCs w:val="22"/>
        </w:rPr>
        <w:t>3.2 Inclusion Criteria:</w:t>
      </w:r>
      <w:r>
        <w:rPr>
          <w:rFonts w:ascii="Arial" w:hAnsi="Arial" w:cs="Arial"/>
          <w:sz w:val="22"/>
          <w:szCs w:val="22"/>
        </w:rPr>
        <w:t xml:space="preserve"> Describe the specific criteria that will be used to decide who will be included in the research from among interested or potential participants. Provide a breakdown per participant cohort, as applicable (e.g., adults vs parents vs children).</w:t>
      </w:r>
      <w:r>
        <w:rPr>
          <w:rFonts w:ascii="Calibri" w:hAnsi="Calibri" w:cs="Calibri"/>
          <w:sz w:val="22"/>
          <w:szCs w:val="22"/>
        </w:rPr>
        <w:t>﻿</w:t>
      </w:r>
      <w:r>
        <w:rPr>
          <w:rFonts w:ascii="Arial" w:hAnsi="Arial" w:cs="Arial"/>
          <w:sz w:val="22"/>
          <w:szCs w:val="22"/>
        </w:rPr>
        <w:t xml:space="preserve"> Define any technical terms in lay language.</w:t>
      </w:r>
    </w:p>
    <w:p w14:paraId="402C8F1C">
      <w:pPr>
        <w:rPr>
          <w:rFonts w:ascii="Arial" w:hAnsi="Arial" w:cs="Arial"/>
          <w:sz w:val="22"/>
          <w:szCs w:val="22"/>
        </w:rPr>
      </w:pPr>
    </w:p>
    <w:p w14:paraId="402C8F1D">
      <w:pPr>
        <w:rPr>
          <w:rFonts w:ascii="Arial" w:hAnsi="Arial" w:cs="Arial"/>
          <w:sz w:val="22"/>
          <w:szCs w:val="22"/>
        </w:rPr>
      </w:pPr>
      <w:r>
        <w:rPr>
          <w:rFonts w:ascii="Arial" w:hAnsi="Arial" w:cs="Arial"/>
          <w:sz w:val="22"/>
          <w:szCs w:val="22"/>
        </w:rPr>
        <w:t xml:space="preserve">When utilizing </w:t>
      </w:r>
      <w:r>
        <w:fldChar w:fldCharType="begin"/>
      </w:r>
      <w:r>
        <w:instrText xml:space="preserve"> HYPERLINK "https://it.health.uci.edu/Enterprise-Data/requestdata.asp" \t "_blank" </w:instrText>
      </w:r>
      <w:r>
        <w:fldChar w:fldCharType="separate"/>
      </w:r>
      <w:r>
        <w:rPr>
          <w:rStyle w:val="20"/>
          <w:rFonts w:ascii="Arial" w:hAnsi="Arial" w:cs="Arial"/>
          <w:sz w:val="22"/>
          <w:szCs w:val="22"/>
        </w:rPr>
        <w:t>UCI Health Enterprise Information &amp; Analytics</w:t>
      </w:r>
      <w:r>
        <w:rPr>
          <w:rStyle w:val="20"/>
          <w:rFonts w:ascii="Arial" w:hAnsi="Arial" w:cs="Arial"/>
          <w:sz w:val="22"/>
          <w:szCs w:val="22"/>
        </w:rPr>
        <w:fldChar w:fldCharType="end"/>
      </w:r>
      <w:r>
        <w:rPr>
          <w:rFonts w:ascii="Arial" w:hAnsi="Arial" w:cs="Arial"/>
          <w:sz w:val="22"/>
          <w:szCs w:val="22"/>
        </w:rPr>
        <w:t> services (e.g., pre-screening, information pull), the following additional information is required:</w:t>
      </w:r>
    </w:p>
    <w:p w14:paraId="402C8F1E">
      <w:pPr>
        <w:pStyle w:val="23"/>
        <w:numPr>
          <w:ilvl w:val="0"/>
          <w:numId w:val="9"/>
        </w:numPr>
        <w:rPr>
          <w:rFonts w:ascii="Arial" w:hAnsi="Arial" w:cs="Arial"/>
          <w:sz w:val="22"/>
          <w:szCs w:val="22"/>
        </w:rPr>
      </w:pPr>
      <w:r>
        <w:rPr>
          <w:rFonts w:ascii="Calibri" w:hAnsi="Calibri" w:cs="Calibri"/>
          <w:sz w:val="22"/>
          <w:szCs w:val="22"/>
        </w:rPr>
        <w:t>﻿</w:t>
      </w:r>
      <w:r>
        <w:rPr>
          <w:rFonts w:ascii="Arial" w:hAnsi="Arial" w:cs="Arial"/>
          <w:sz w:val="22"/>
          <w:szCs w:val="22"/>
        </w:rPr>
        <w:t>Specify timeframes for each eligibility factor, as applicable.</w:t>
      </w:r>
    </w:p>
    <w:p w14:paraId="402C8F1F">
      <w:pPr>
        <w:numPr>
          <w:ilvl w:val="0"/>
          <w:numId w:val="9"/>
        </w:numPr>
        <w:rPr>
          <w:rFonts w:ascii="Arial" w:hAnsi="Arial" w:cs="Arial"/>
          <w:i/>
          <w:iCs/>
          <w:sz w:val="22"/>
          <w:szCs w:val="22"/>
        </w:rPr>
      </w:pPr>
      <w:r>
        <w:rPr>
          <w:rFonts w:ascii="Arial" w:hAnsi="Arial" w:cs="Arial"/>
          <w:sz w:val="22"/>
          <w:szCs w:val="22"/>
        </w:rPr>
        <w:t xml:space="preserve">For diagnoses, procedures, and laboratory tests, provide </w:t>
      </w:r>
      <w:r>
        <w:fldChar w:fldCharType="begin"/>
      </w:r>
      <w:r>
        <w:instrText xml:space="preserve"> HYPERLINK "https://athena.ohdsi.org/" </w:instrText>
      </w:r>
      <w:r>
        <w:fldChar w:fldCharType="separate"/>
      </w:r>
      <w:r>
        <w:rPr>
          <w:rStyle w:val="20"/>
          <w:rFonts w:ascii="Arial" w:hAnsi="Arial" w:cs="Arial"/>
          <w:sz w:val="22"/>
          <w:szCs w:val="22"/>
        </w:rPr>
        <w:t>standard codes</w:t>
      </w:r>
      <w:r>
        <w:rPr>
          <w:rStyle w:val="20"/>
          <w:rFonts w:ascii="Arial" w:hAnsi="Arial" w:cs="Arial"/>
          <w:sz w:val="22"/>
          <w:szCs w:val="22"/>
        </w:rPr>
        <w:fldChar w:fldCharType="end"/>
      </w:r>
      <w:r>
        <w:rPr>
          <w:rFonts w:ascii="Arial" w:hAnsi="Arial" w:cs="Arial"/>
          <w:sz w:val="22"/>
          <w:szCs w:val="22"/>
        </w:rPr>
        <w:t xml:space="preserve"> whenever possible, such as ICD-9/10, CPT, LONIC, and SNOMED CT. </w:t>
      </w:r>
    </w:p>
    <w:p w14:paraId="402C8F20">
      <w:pPr>
        <w:ind w:left="720"/>
        <w:rPr>
          <w:rFonts w:ascii="Arial" w:hAnsi="Arial" w:cs="Arial"/>
          <w:i/>
          <w:iCs/>
          <w:sz w:val="22"/>
          <w:szCs w:val="22"/>
        </w:rPr>
      </w:pPr>
      <w:r>
        <w:rPr>
          <w:rFonts w:ascii="Arial" w:hAnsi="Arial" w:cs="Arial"/>
          <w:i/>
          <w:iCs/>
          <w:sz w:val="22"/>
          <w:szCs w:val="22"/>
        </w:rPr>
        <w:t>Example Entry:</w:t>
      </w:r>
    </w:p>
    <w:p w14:paraId="402C8F21">
      <w:pPr>
        <w:numPr>
          <w:ilvl w:val="0"/>
          <w:numId w:val="10"/>
        </w:numPr>
        <w:tabs>
          <w:tab w:val="left" w:pos="1440"/>
          <w:tab w:val="clear" w:pos="720"/>
        </w:tabs>
        <w:ind w:left="1440"/>
        <w:rPr>
          <w:rFonts w:ascii="Arial" w:hAnsi="Arial" w:cs="Arial"/>
          <w:i/>
          <w:iCs/>
          <w:sz w:val="22"/>
          <w:szCs w:val="22"/>
        </w:rPr>
      </w:pPr>
      <w:r>
        <w:rPr>
          <w:rFonts w:ascii="Arial" w:hAnsi="Arial" w:cs="Arial"/>
          <w:i/>
          <w:iCs/>
          <w:sz w:val="22"/>
          <w:szCs w:val="22"/>
        </w:rPr>
        <w:t>Birth sex: female</w:t>
      </w:r>
    </w:p>
    <w:p w14:paraId="402C8F22">
      <w:pPr>
        <w:numPr>
          <w:ilvl w:val="0"/>
          <w:numId w:val="10"/>
        </w:numPr>
        <w:tabs>
          <w:tab w:val="left" w:pos="1440"/>
          <w:tab w:val="clear" w:pos="720"/>
        </w:tabs>
        <w:ind w:left="1440"/>
        <w:rPr>
          <w:rFonts w:ascii="Arial" w:hAnsi="Arial" w:cs="Arial"/>
          <w:i/>
          <w:iCs/>
          <w:sz w:val="22"/>
          <w:szCs w:val="22"/>
        </w:rPr>
      </w:pPr>
      <w:r>
        <w:rPr>
          <w:rFonts w:ascii="Arial" w:hAnsi="Arial" w:cs="Arial"/>
          <w:i/>
          <w:iCs/>
          <w:sz w:val="22"/>
          <w:szCs w:val="22"/>
        </w:rPr>
        <w:t>Age: &gt;= 18 years old as of 2020-01-01</w:t>
      </w:r>
    </w:p>
    <w:p w14:paraId="402C8F23">
      <w:pPr>
        <w:numPr>
          <w:ilvl w:val="0"/>
          <w:numId w:val="10"/>
        </w:numPr>
        <w:tabs>
          <w:tab w:val="left" w:pos="1440"/>
          <w:tab w:val="clear" w:pos="720"/>
        </w:tabs>
        <w:ind w:left="1440"/>
        <w:rPr>
          <w:rFonts w:ascii="Arial" w:hAnsi="Arial" w:cs="Arial"/>
          <w:i/>
          <w:iCs/>
          <w:sz w:val="22"/>
          <w:szCs w:val="22"/>
        </w:rPr>
      </w:pPr>
      <w:r>
        <w:rPr>
          <w:rFonts w:ascii="Arial" w:hAnsi="Arial" w:cs="Arial"/>
          <w:i/>
          <w:iCs/>
          <w:sz w:val="22"/>
          <w:szCs w:val="22"/>
        </w:rPr>
        <w:t>The result of the most recent SARS-CoV-2 test (of any type), performed between 2020-01-01 and 2020-12-31, was positive</w:t>
      </w:r>
    </w:p>
    <w:p w14:paraId="402C8F24">
      <w:pPr>
        <w:numPr>
          <w:ilvl w:val="0"/>
          <w:numId w:val="10"/>
        </w:numPr>
        <w:tabs>
          <w:tab w:val="left" w:pos="1440"/>
          <w:tab w:val="clear" w:pos="720"/>
        </w:tabs>
        <w:ind w:left="1440"/>
        <w:rPr>
          <w:rFonts w:ascii="Arial" w:hAnsi="Arial" w:cs="Arial"/>
          <w:i/>
          <w:iCs/>
          <w:sz w:val="22"/>
          <w:szCs w:val="22"/>
        </w:rPr>
      </w:pPr>
      <w:r>
        <w:rPr>
          <w:rFonts w:ascii="Arial" w:hAnsi="Arial" w:cs="Arial"/>
          <w:i/>
          <w:iCs/>
          <w:sz w:val="22"/>
          <w:szCs w:val="22"/>
        </w:rPr>
        <w:t>With any sub-classification of type 2 diabetes (E11*) diagnosed at any date prior to 2020-01-01</w:t>
      </w:r>
    </w:p>
    <w:p w14:paraId="402C8F25">
      <w:pPr>
        <w:numPr>
          <w:ilvl w:val="0"/>
          <w:numId w:val="10"/>
        </w:numPr>
        <w:tabs>
          <w:tab w:val="left" w:pos="1440"/>
          <w:tab w:val="clear" w:pos="720"/>
        </w:tabs>
        <w:ind w:left="1440"/>
        <w:rPr>
          <w:rFonts w:ascii="Arial" w:hAnsi="Arial" w:cs="Arial"/>
          <w:i/>
          <w:iCs/>
          <w:sz w:val="22"/>
          <w:szCs w:val="22"/>
        </w:rPr>
      </w:pPr>
      <w:r>
        <w:rPr>
          <w:rFonts w:ascii="Arial" w:hAnsi="Arial" w:cs="Arial"/>
          <w:i/>
          <w:iCs/>
          <w:sz w:val="22"/>
          <w:szCs w:val="22"/>
        </w:rPr>
        <w:t xml:space="preserve">Did </w:t>
      </w:r>
      <w:r>
        <w:rPr>
          <w:rFonts w:ascii="Arial" w:hAnsi="Arial" w:cs="Arial"/>
          <w:i/>
          <w:iCs/>
          <w:sz w:val="22"/>
          <w:szCs w:val="22"/>
          <w:u w:val="single"/>
        </w:rPr>
        <w:t>NOT</w:t>
      </w:r>
      <w:r>
        <w:rPr>
          <w:rFonts w:ascii="Arial" w:hAnsi="Arial" w:cs="Arial"/>
          <w:i/>
          <w:iCs/>
          <w:sz w:val="22"/>
          <w:szCs w:val="22"/>
        </w:rPr>
        <w:t xml:space="preserve"> have an ED visit between 2020-01-01 and 2020-12-31</w:t>
      </w:r>
    </w:p>
    <w:p w14:paraId="402C8F26">
      <w:pPr>
        <w:rPr>
          <w:rFonts w:ascii="Arial" w:hAnsi="Arial" w:cs="Arial"/>
          <w:sz w:val="22"/>
          <w:szCs w:val="22"/>
        </w:rPr>
      </w:pPr>
    </w:p>
    <w:p w14:paraId="402C8F27">
      <w:pPr>
        <w:rPr>
          <w:rFonts w:ascii="Arial" w:hAnsi="Arial" w:cs="Arial"/>
          <w:color w:val="808080" w:themeColor="background1" w:themeShade="80"/>
          <w:sz w:val="22"/>
          <w:szCs w:val="22"/>
        </w:rPr>
      </w:pPr>
      <w:sdt>
        <w:sdtPr>
          <w:rPr>
            <w:rFonts w:ascii="Arial" w:hAnsi="Arial" w:cs="Arial"/>
            <w:sz w:val="22"/>
            <w:szCs w:val="22"/>
          </w:rPr>
          <w:id w:val="1217551265"/>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scientific protocol attached.</w:t>
      </w:r>
    </w:p>
    <w:tbl>
      <w:tblPr>
        <w:tblStyle w:val="14"/>
        <w:tblW w:w="10800" w:type="dxa"/>
        <w:tblCaption w:val="Answer Box"/>
        <w:tblDescription w:val="This space is provided for the answer to question 2.2.a."/>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sdt>
          <w:sdtPr>
            <w:rPr>
              <w:rStyle w:val="32"/>
              <w:rFonts w:ascii="Arial" w:hAnsi="Arial" w:cs="Arial"/>
              <w:szCs w:val="22"/>
            </w:rPr>
            <w:id w:val="-1185976038"/>
            <w:placeholder>
              <w:docPart w:val="894D0B5FD72D5547AF8B9FCCF58B74B8"/>
            </w:placeholder>
          </w:sdtPr>
          <w:sdtEndPr>
            <w:rPr>
              <w:rStyle w:val="15"/>
              <w:rFonts w:ascii="Arial" w:hAnsi="Arial" w:cs="Arial"/>
              <w:sz w:val="24"/>
              <w:szCs w:val="22"/>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8F28">
                <w:pPr>
                  <w:rPr>
                    <w:rFonts w:ascii="Arial" w:hAnsi="Arial" w:cs="Arial"/>
                    <w:sz w:val="22"/>
                    <w:szCs w:val="22"/>
                  </w:rPr>
                </w:pPr>
                <w:r>
                  <w:rPr>
                    <w:rStyle w:val="32"/>
                    <w:rFonts w:hint="eastAsia" w:ascii="Arial" w:hAnsi="Arial" w:eastAsia="宋体" w:cs="Arial"/>
                    <w:szCs w:val="22"/>
                    <w:lang w:eastAsia="zh-CN"/>
                  </w:rPr>
                  <w:t xml:space="preserve">The participants are UCI undergraduate student </w:t>
                </w:r>
                <w:ins w:id="9" w:author="William Kettler" w:date="2025-11-05T17:49:00Z">
                  <w:r>
                    <w:rPr>
                      <w:rStyle w:val="32"/>
                      <w:rFonts w:hint="eastAsia" w:ascii="Arial" w:hAnsi="Arial" w:eastAsia="宋体" w:cs="Arial"/>
                      <w:szCs w:val="22"/>
                      <w:lang w:eastAsia="zh-CN"/>
                    </w:rPr>
                    <w:t xml:space="preserve">aged between 18 - 30 </w:t>
                  </w:r>
                </w:ins>
                <w:r>
                  <w:rPr>
                    <w:rStyle w:val="32"/>
                    <w:rFonts w:hint="eastAsia" w:ascii="Arial" w:hAnsi="Arial" w:eastAsia="宋体" w:cs="Arial"/>
                    <w:szCs w:val="22"/>
                    <w:lang w:eastAsia="zh-CN"/>
                  </w:rPr>
                  <w:t xml:space="preserve">with normal or corrected-to-normal vision. </w:t>
                </w:r>
              </w:p>
            </w:tc>
          </w:sdtContent>
        </w:sdt>
      </w:tr>
    </w:tbl>
    <w:p w14:paraId="402C8F2A">
      <w:pPr>
        <w:rPr>
          <w:rFonts w:ascii="Arial" w:hAnsi="Arial" w:cs="Arial"/>
          <w:b/>
          <w:bCs/>
          <w:sz w:val="22"/>
          <w:szCs w:val="22"/>
        </w:rPr>
      </w:pPr>
    </w:p>
    <w:p w14:paraId="402C8F2B">
      <w:pPr>
        <w:rPr>
          <w:rFonts w:ascii="Arial" w:hAnsi="Arial" w:cs="Arial"/>
          <w:sz w:val="22"/>
          <w:szCs w:val="22"/>
        </w:rPr>
      </w:pPr>
      <w:r>
        <w:rPr>
          <w:rFonts w:ascii="Arial" w:hAnsi="Arial" w:cs="Arial"/>
          <w:b/>
          <w:bCs/>
          <w:sz w:val="22"/>
          <w:szCs w:val="22"/>
        </w:rPr>
        <w:t>3.3 Exclusion Criteria:</w:t>
      </w:r>
      <w:r>
        <w:rPr>
          <w:rFonts w:ascii="Arial" w:hAnsi="Arial" w:cs="Arial"/>
          <w:sz w:val="22"/>
          <w:szCs w:val="22"/>
        </w:rPr>
        <w:t xml:space="preserve"> Describe the specific criteria that will be used to decide which of the participants who meet the inclusion criteria listed above will be excluded from the research. Define any technical terms in lay language. There is no need to list the opposite of the inclusion criteria. </w:t>
      </w:r>
    </w:p>
    <w:p w14:paraId="402C8F2C">
      <w:pPr>
        <w:rPr>
          <w:rFonts w:ascii="Arial" w:hAnsi="Arial" w:cs="Arial"/>
          <w:sz w:val="22"/>
          <w:szCs w:val="22"/>
        </w:rPr>
      </w:pPr>
    </w:p>
    <w:p w14:paraId="402C8F2D">
      <w:pPr>
        <w:rPr>
          <w:rFonts w:ascii="Arial" w:hAnsi="Arial" w:cs="Arial"/>
          <w:i/>
          <w:iCs/>
          <w:color w:val="FF0000"/>
          <w:sz w:val="22"/>
          <w:szCs w:val="22"/>
        </w:rPr>
      </w:pPr>
      <w:sdt>
        <w:sdtPr>
          <w:rPr>
            <w:rFonts w:ascii="Arial" w:hAnsi="Arial" w:cs="Arial"/>
            <w:sz w:val="22"/>
            <w:szCs w:val="22"/>
          </w:rPr>
          <w:id w:val="-128750013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question 2.2.b."/>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44644002"/>
            <w:placeholder>
              <w:docPart w:val="79C24C53B144FA4DB9FE6CB067A4BBE0"/>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sdt>
                <w:sdtPr>
                  <w:rPr>
                    <w:rStyle w:val="32"/>
                    <w:rFonts w:ascii="Arial" w:hAnsi="Arial" w:cs="Arial"/>
                    <w:szCs w:val="22"/>
                  </w:rPr>
                  <w:id w:val="147474044"/>
                  <w:placeholder>
                    <w:docPart w:val="{51382a91-d152-4429-a5e1-1cf779113b61}"/>
                  </w:placeholder>
                </w:sdtPr>
                <w:sdtEndPr>
                  <w:rPr>
                    <w:rStyle w:val="15"/>
                    <w:rFonts w:ascii="Arial" w:hAnsi="Arial" w:cs="Arial"/>
                    <w:sz w:val="24"/>
                    <w:szCs w:val="22"/>
                  </w:rPr>
                </w:sdtEndPr>
                <w:sdtContent>
                  <w:p w14:paraId="402C8F2E">
                    <w:pPr>
                      <w:rPr>
                        <w:rFonts w:ascii="Arial" w:hAnsi="Arial" w:cs="Arial"/>
                        <w:szCs w:val="22"/>
                      </w:rPr>
                    </w:pPr>
                    <w:r>
                      <w:rPr>
                        <w:rStyle w:val="32"/>
                        <w:rFonts w:hint="eastAsia" w:ascii="Arial" w:hAnsi="Arial" w:eastAsia="宋体" w:cs="Arial"/>
                        <w:szCs w:val="22"/>
                        <w:lang w:eastAsia="zh-CN"/>
                      </w:rPr>
                      <w:t>Participant whose first-day performance is significantly worse than the average (for example, in a two-choice task, the accuracy was below 50% (chance level performance) will be excluded.</w:t>
                    </w:r>
                  </w:p>
                </w:sdtContent>
              </w:sdt>
              <w:p w14:paraId="402C8F2F">
                <w:pPr>
                  <w:rPr>
                    <w:rFonts w:ascii="Arial" w:hAnsi="Arial" w:cs="Arial"/>
                    <w:sz w:val="22"/>
                    <w:szCs w:val="22"/>
                  </w:rPr>
                </w:pPr>
              </w:p>
            </w:tc>
          </w:sdtContent>
        </w:sdt>
      </w:tr>
    </w:tbl>
    <w:p w14:paraId="402C8F31">
      <w:pPr>
        <w:pStyle w:val="31"/>
        <w:rPr>
          <w:rFonts w:ascii="Arial" w:hAnsi="Arial" w:cs="Arial"/>
          <w:b/>
          <w:bCs/>
        </w:rPr>
      </w:pPr>
    </w:p>
    <w:p w14:paraId="402C8F32">
      <w:pPr>
        <w:rPr>
          <w:rFonts w:ascii="Arial" w:hAnsi="Arial" w:cs="Arial"/>
          <w:sz w:val="22"/>
          <w:szCs w:val="22"/>
        </w:rPr>
      </w:pPr>
      <w:r>
        <w:rPr>
          <w:rFonts w:ascii="Arial" w:hAnsi="Arial" w:cs="Arial"/>
          <w:b/>
          <w:bCs/>
          <w:sz w:val="22"/>
          <w:szCs w:val="22"/>
        </w:rPr>
        <w:t>3.4 Exclusion Rationale:</w:t>
      </w:r>
      <w:r>
        <w:rPr>
          <w:rFonts w:ascii="Arial" w:hAnsi="Arial" w:cs="Arial"/>
          <w:sz w:val="22"/>
          <w:szCs w:val="22"/>
        </w:rPr>
        <w:t xml:space="preserve"> If eligibility is based on age, gender, pregnancy/childbearing potential, social/ethnic group, or language spoken (e.g., English speakers only), provide the scientific rationale for excluding each population. </w:t>
      </w:r>
    </w:p>
    <w:p w14:paraId="402C8F33">
      <w:pPr>
        <w:rPr>
          <w:rFonts w:ascii="Arial" w:hAnsi="Arial" w:cs="Arial"/>
          <w:sz w:val="22"/>
          <w:szCs w:val="22"/>
        </w:rPr>
      </w:pPr>
    </w:p>
    <w:tbl>
      <w:tblPr>
        <w:tblStyle w:val="14"/>
        <w:tblW w:w="10800" w:type="dxa"/>
        <w:tblCaption w:val="Supplements to this IRB application"/>
        <w:tblDescription w:val="This table contains a list of supplements and a place to check off the ones that need to accompany this application."/>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00" w:type="dxa"/>
            <w:tcBorders>
              <w:top w:val="single" w:color="E8960C" w:sz="24" w:space="0"/>
              <w:left w:val="single" w:color="E8960C" w:sz="24" w:space="0"/>
              <w:bottom w:val="single" w:color="E8960C" w:sz="24" w:space="0"/>
              <w:right w:val="single" w:color="E8960C" w:sz="24" w:space="0"/>
            </w:tcBorders>
            <w:vAlign w:val="center"/>
          </w:tcPr>
          <w:p w14:paraId="402C8F34">
            <w:pPr>
              <w:rPr>
                <w:rFonts w:ascii="Arial" w:hAnsi="Arial" w:cs="Arial"/>
                <w:sz w:val="22"/>
                <w:szCs w:val="22"/>
              </w:rPr>
            </w:pPr>
            <w:r>
              <w:rPr>
                <w:rFonts w:hint="eastAsia" w:ascii="Arial" w:hAnsi="Arial" w:eastAsia="宋体" w:cs="Arial"/>
                <w:sz w:val="22"/>
                <w:szCs w:val="22"/>
                <w:lang w:eastAsia="zh-CN"/>
              </w:rPr>
              <w:t>If a participant</w:t>
            </w:r>
            <w:r>
              <w:rPr>
                <w:rFonts w:ascii="Arial" w:hAnsi="Arial" w:eastAsia="宋体" w:cs="Arial"/>
                <w:sz w:val="22"/>
                <w:szCs w:val="22"/>
                <w:lang w:eastAsia="zh-CN"/>
              </w:rPr>
              <w:t>’</w:t>
            </w:r>
            <w:r>
              <w:rPr>
                <w:rFonts w:hint="eastAsia" w:ascii="Arial" w:hAnsi="Arial" w:eastAsia="宋体" w:cs="Arial"/>
                <w:sz w:val="22"/>
                <w:szCs w:val="22"/>
                <w:lang w:eastAsia="zh-CN"/>
              </w:rPr>
              <w:t xml:space="preserve">s performance is </w:t>
            </w:r>
            <w:r>
              <w:rPr>
                <w:rStyle w:val="32"/>
                <w:rFonts w:hint="eastAsia" w:ascii="Arial" w:hAnsi="Arial" w:eastAsia="宋体" w:cs="Arial"/>
                <w:szCs w:val="22"/>
                <w:lang w:eastAsia="zh-CN"/>
              </w:rPr>
              <w:t>significantly worse than the average, this means he/she is not paying attention to the tasks, or has a hard time understanding the instruction. This will result in noisy data which won</w:t>
            </w:r>
            <w:r>
              <w:rPr>
                <w:rStyle w:val="32"/>
                <w:rFonts w:ascii="Arial" w:hAnsi="Arial" w:eastAsia="宋体" w:cs="Arial"/>
                <w:szCs w:val="22"/>
                <w:lang w:eastAsia="zh-CN"/>
              </w:rPr>
              <w:t>’</w:t>
            </w:r>
            <w:r>
              <w:rPr>
                <w:rStyle w:val="32"/>
                <w:rFonts w:hint="eastAsia" w:ascii="Arial" w:hAnsi="Arial" w:eastAsia="宋体" w:cs="Arial"/>
                <w:szCs w:val="22"/>
                <w:lang w:eastAsia="zh-CN"/>
              </w:rPr>
              <w:t>t contribute to the study.</w:t>
            </w:r>
          </w:p>
        </w:tc>
      </w:tr>
    </w:tbl>
    <w:p w14:paraId="402C8F36">
      <w:pPr>
        <w:rPr>
          <w:rFonts w:ascii="Arial" w:hAnsi="Arial" w:cs="Arial"/>
          <w:b/>
          <w:bCs/>
          <w:sz w:val="22"/>
          <w:szCs w:val="22"/>
        </w:rPr>
      </w:pPr>
    </w:p>
    <w:p w14:paraId="402C8F37">
      <w:pPr>
        <w:pStyle w:val="31"/>
        <w:rPr>
          <w:rFonts w:ascii="Arial" w:hAnsi="Arial" w:cs="Arial"/>
          <w:b/>
          <w:bCs/>
        </w:rPr>
      </w:pPr>
    </w:p>
    <w:p w14:paraId="402C8F38">
      <w:pPr>
        <w:pStyle w:val="31"/>
        <w:rPr>
          <w:rFonts w:ascii="Arial" w:hAnsi="Arial" w:cs="Arial"/>
          <w:b/>
          <w:bCs/>
        </w:rPr>
      </w:pPr>
    </w:p>
    <w:p w14:paraId="402C8F39">
      <w:pPr>
        <w:pStyle w:val="31"/>
        <w:rPr>
          <w:rFonts w:ascii="Arial" w:hAnsi="Arial" w:cs="Arial"/>
          <w:b/>
          <w:bCs/>
        </w:rPr>
      </w:pPr>
    </w:p>
    <w:p w14:paraId="402C8F3A">
      <w:pPr>
        <w:pStyle w:val="31"/>
        <w:rPr>
          <w:rFonts w:ascii="Arial" w:hAnsi="Arial" w:cs="Arial"/>
          <w:b/>
          <w:bCs/>
        </w:rPr>
      </w:pPr>
    </w:p>
    <w:p w14:paraId="402C8F3B">
      <w:pPr>
        <w:pStyle w:val="31"/>
        <w:rPr>
          <w:rFonts w:ascii="Arial" w:hAnsi="Arial" w:cs="Arial"/>
          <w:color w:val="FF0000"/>
        </w:rPr>
      </w:pPr>
      <w:r>
        <w:rPr>
          <w:rFonts w:ascii="Arial" w:hAnsi="Arial" w:cs="Arial"/>
          <w:b/>
          <w:bCs/>
        </w:rPr>
        <w:t>3.5 Number of Participants:</w:t>
      </w:r>
      <w:r>
        <w:rPr>
          <w:rFonts w:ascii="Arial" w:hAnsi="Arial" w:cs="Arial"/>
        </w:rPr>
        <w:t xml:space="preserve"> For each participant group, use the table below to provide the estimate of the desired number of individuals who will complete the research. Insert separate rows for each category/group.</w:t>
      </w:r>
    </w:p>
    <w:p w14:paraId="402C8F3C">
      <w:pPr>
        <w:pStyle w:val="31"/>
        <w:rPr>
          <w:rFonts w:ascii="Arial" w:hAnsi="Arial" w:cs="Arial"/>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2110"/>
        <w:gridCol w:w="1904"/>
        <w:gridCol w:w="2153"/>
        <w:gridCol w:w="2196"/>
      </w:tblGrid>
      <w:tr w14:paraId="402C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27" w:type="dxa"/>
            <w:tcBorders>
              <w:top w:val="nil"/>
              <w:left w:val="nil"/>
              <w:bottom w:val="single" w:color="auto" w:sz="4" w:space="0"/>
              <w:right w:val="single" w:color="auto" w:sz="4" w:space="0"/>
            </w:tcBorders>
            <w:shd w:val="clear" w:color="auto" w:fill="009443"/>
          </w:tcPr>
          <w:p w14:paraId="402C8F3D">
            <w:pPr>
              <w:pStyle w:val="31"/>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Category/group</w:t>
            </w:r>
          </w:p>
        </w:tc>
        <w:tc>
          <w:tcPr>
            <w:tcW w:w="2110" w:type="dxa"/>
            <w:tcBorders>
              <w:top w:val="nil"/>
              <w:left w:val="single" w:color="auto" w:sz="4" w:space="0"/>
              <w:bottom w:val="single" w:color="auto" w:sz="4" w:space="0"/>
              <w:right w:val="single" w:color="auto" w:sz="4" w:space="0"/>
            </w:tcBorders>
            <w:shd w:val="clear" w:color="auto" w:fill="009443"/>
          </w:tcPr>
          <w:p w14:paraId="402C8F3E">
            <w:pPr>
              <w:pStyle w:val="31"/>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Age Range</w:t>
            </w:r>
          </w:p>
        </w:tc>
        <w:tc>
          <w:tcPr>
            <w:tcW w:w="1904" w:type="dxa"/>
            <w:tcBorders>
              <w:top w:val="nil"/>
              <w:left w:val="single" w:color="auto" w:sz="4" w:space="0"/>
              <w:bottom w:val="single" w:color="auto" w:sz="4" w:space="0"/>
              <w:right w:val="single" w:color="auto" w:sz="4" w:space="0"/>
            </w:tcBorders>
            <w:shd w:val="clear" w:color="auto" w:fill="009443"/>
          </w:tcPr>
          <w:p w14:paraId="402C8F3F">
            <w:pPr>
              <w:pStyle w:val="31"/>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Number of individuals prescreened without consent  </w:t>
            </w:r>
          </w:p>
        </w:tc>
        <w:tc>
          <w:tcPr>
            <w:tcW w:w="2153" w:type="dxa"/>
            <w:tcBorders>
              <w:top w:val="nil"/>
              <w:left w:val="single" w:color="auto" w:sz="4" w:space="0"/>
              <w:bottom w:val="single" w:color="auto" w:sz="4" w:space="0"/>
              <w:right w:val="single" w:color="auto" w:sz="4" w:space="0"/>
            </w:tcBorders>
            <w:shd w:val="clear" w:color="auto" w:fill="009443"/>
          </w:tcPr>
          <w:p w14:paraId="402C8F40">
            <w:pPr>
              <w:pStyle w:val="31"/>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Max number of individuals to be consented, include including withdrawals and screen failures</w:t>
            </w:r>
          </w:p>
        </w:tc>
        <w:tc>
          <w:tcPr>
            <w:tcW w:w="2196" w:type="dxa"/>
            <w:tcBorders>
              <w:top w:val="nil"/>
              <w:left w:val="single" w:color="auto" w:sz="4" w:space="0"/>
              <w:bottom w:val="single" w:color="auto" w:sz="4" w:space="0"/>
              <w:right w:val="nil"/>
            </w:tcBorders>
            <w:shd w:val="clear" w:color="auto" w:fill="009443"/>
          </w:tcPr>
          <w:p w14:paraId="402C8F41">
            <w:pPr>
              <w:pStyle w:val="31"/>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Expected/targeted number of individuals needed to complete the study</w:t>
            </w:r>
          </w:p>
        </w:tc>
      </w:tr>
      <w:tr w14:paraId="402C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Borders>
              <w:top w:val="single" w:color="auto" w:sz="4" w:space="0"/>
              <w:left w:val="single" w:color="auto" w:sz="4" w:space="0"/>
              <w:bottom w:val="single" w:color="auto" w:sz="4" w:space="0"/>
            </w:tcBorders>
          </w:tcPr>
          <w:p w14:paraId="402C8F43">
            <w:pPr>
              <w:pStyle w:val="31"/>
              <w:rPr>
                <w:rFonts w:ascii="Arial" w:hAnsi="Arial" w:eastAsia="宋体" w:cs="Arial"/>
                <w:lang w:eastAsia="zh-CN"/>
              </w:rPr>
            </w:pPr>
            <w:r>
              <w:rPr>
                <w:rStyle w:val="32"/>
                <w:rFonts w:hint="eastAsia" w:ascii="Arial" w:hAnsi="Arial" w:eastAsia="宋体" w:cs="Arial"/>
                <w:lang w:eastAsia="zh-CN"/>
              </w:rPr>
              <w:t>UCI undergraduate students</w:t>
            </w:r>
          </w:p>
        </w:tc>
        <w:tc>
          <w:tcPr>
            <w:tcW w:w="2110" w:type="dxa"/>
            <w:tcBorders>
              <w:top w:val="single" w:color="auto" w:sz="4" w:space="0"/>
              <w:bottom w:val="single" w:color="auto" w:sz="4" w:space="0"/>
            </w:tcBorders>
          </w:tcPr>
          <w:p w14:paraId="402C8F44">
            <w:pPr>
              <w:pStyle w:val="31"/>
              <w:rPr>
                <w:rFonts w:ascii="Arial" w:hAnsi="Arial" w:eastAsia="宋体" w:cs="Arial"/>
                <w:lang w:eastAsia="zh-CN"/>
              </w:rPr>
            </w:pPr>
            <w:r>
              <w:rPr>
                <w:rStyle w:val="32"/>
                <w:rFonts w:hint="eastAsia" w:ascii="Arial" w:hAnsi="Arial" w:eastAsia="宋体" w:cs="Arial"/>
                <w:lang w:eastAsia="zh-CN"/>
              </w:rPr>
              <w:t>18 - 30</w:t>
            </w:r>
          </w:p>
        </w:tc>
        <w:sdt>
          <w:sdtPr>
            <w:rPr>
              <w:rStyle w:val="32"/>
              <w:rFonts w:ascii="Arial" w:hAnsi="Arial" w:cs="Arial"/>
            </w:rPr>
            <w:id w:val="291405309"/>
            <w:placeholder>
              <w:docPart w:val="EED13986D8B83D4AB5AA5D74581089AF"/>
            </w:placeholder>
          </w:sdtPr>
          <w:sdtEndPr>
            <w:rPr>
              <w:rStyle w:val="15"/>
              <w:rFonts w:ascii="Arial" w:hAnsi="Arial" w:cs="Arial"/>
            </w:rPr>
          </w:sdtEndPr>
          <w:sdtContent>
            <w:tc>
              <w:tcPr>
                <w:tcW w:w="1904" w:type="dxa"/>
                <w:tcBorders>
                  <w:top w:val="single" w:color="auto" w:sz="4" w:space="0"/>
                  <w:bottom w:val="single" w:color="auto" w:sz="4" w:space="0"/>
                </w:tcBorders>
              </w:tcPr>
              <w:p w14:paraId="402C8F45">
                <w:pPr>
                  <w:pStyle w:val="31"/>
                  <w:rPr>
                    <w:rFonts w:ascii="Arial" w:hAnsi="Arial" w:cs="Arial"/>
                  </w:rPr>
                </w:pPr>
                <w:r>
                  <w:rPr>
                    <w:rStyle w:val="32"/>
                    <w:rFonts w:hint="eastAsia" w:ascii="Arial" w:hAnsi="Arial" w:eastAsia="宋体" w:cs="Arial"/>
                    <w:lang w:eastAsia="zh-CN"/>
                  </w:rPr>
                  <w:t>200</w:t>
                </w:r>
              </w:p>
            </w:tc>
          </w:sdtContent>
        </w:sdt>
        <w:sdt>
          <w:sdtPr>
            <w:rPr>
              <w:rStyle w:val="32"/>
              <w:rFonts w:ascii="Arial" w:hAnsi="Arial" w:cs="Arial"/>
            </w:rPr>
            <w:id w:val="-1385787388"/>
            <w:placeholder>
              <w:docPart w:val="C21C2E14316C2E44BAFB8D07E6EC4263"/>
            </w:placeholder>
          </w:sdtPr>
          <w:sdtEndPr>
            <w:rPr>
              <w:rStyle w:val="15"/>
              <w:rFonts w:ascii="Arial" w:hAnsi="Arial" w:cs="Arial"/>
            </w:rPr>
          </w:sdtEndPr>
          <w:sdtContent>
            <w:tc>
              <w:tcPr>
                <w:tcW w:w="2153" w:type="dxa"/>
                <w:tcBorders>
                  <w:top w:val="single" w:color="auto" w:sz="4" w:space="0"/>
                  <w:bottom w:val="single" w:color="auto" w:sz="4" w:space="0"/>
                </w:tcBorders>
              </w:tcPr>
              <w:p w14:paraId="402C8F46">
                <w:pPr>
                  <w:pStyle w:val="31"/>
                  <w:rPr>
                    <w:rFonts w:ascii="Arial" w:hAnsi="Arial" w:cs="Arial"/>
                  </w:rPr>
                </w:pPr>
                <w:r>
                  <w:rPr>
                    <w:rStyle w:val="32"/>
                    <w:rFonts w:hint="eastAsia" w:ascii="Arial" w:hAnsi="Arial" w:eastAsia="宋体" w:cs="Arial"/>
                    <w:lang w:eastAsia="zh-CN"/>
                  </w:rPr>
                  <w:t>150</w:t>
                </w:r>
              </w:p>
            </w:tc>
          </w:sdtContent>
        </w:sdt>
        <w:sdt>
          <w:sdtPr>
            <w:rPr>
              <w:rStyle w:val="32"/>
              <w:rFonts w:ascii="Arial" w:hAnsi="Arial" w:cs="Arial"/>
            </w:rPr>
            <w:id w:val="1054662044"/>
            <w:placeholder>
              <w:docPart w:val="C103A00B3A363740964EF4C6B15E42C3"/>
            </w:placeholder>
          </w:sdtPr>
          <w:sdtEndPr>
            <w:rPr>
              <w:rStyle w:val="15"/>
              <w:rFonts w:ascii="Arial" w:hAnsi="Arial" w:cs="Arial"/>
            </w:rPr>
          </w:sdtEndPr>
          <w:sdtContent>
            <w:tc>
              <w:tcPr>
                <w:tcW w:w="2196" w:type="dxa"/>
                <w:tcBorders>
                  <w:top w:val="single" w:color="auto" w:sz="4" w:space="0"/>
                  <w:bottom w:val="single" w:color="auto" w:sz="4" w:space="0"/>
                  <w:right w:val="single" w:color="auto" w:sz="4" w:space="0"/>
                </w:tcBorders>
              </w:tcPr>
              <w:p w14:paraId="402C8F47">
                <w:pPr>
                  <w:pStyle w:val="31"/>
                  <w:rPr>
                    <w:rFonts w:ascii="Arial" w:hAnsi="Arial" w:cs="Arial"/>
                  </w:rPr>
                </w:pPr>
                <w:r>
                  <w:rPr>
                    <w:rStyle w:val="32"/>
                    <w:rFonts w:hint="eastAsia" w:ascii="Arial" w:hAnsi="Arial" w:eastAsia="宋体" w:cs="Arial"/>
                    <w:lang w:eastAsia="zh-CN"/>
                  </w:rPr>
                  <w:t>120</w:t>
                </w:r>
              </w:p>
            </w:tc>
          </w:sdtContent>
        </w:sdt>
      </w:tr>
      <w:tr w14:paraId="402C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sdt>
          <w:sdtPr>
            <w:rPr>
              <w:rStyle w:val="32"/>
              <w:rFonts w:ascii="Arial" w:hAnsi="Arial" w:cs="Arial"/>
            </w:rPr>
            <w:id w:val="1305748677"/>
            <w:placeholder>
              <w:docPart w:val="1DD3B7A21C61374B9C63F44AB6563345"/>
            </w:placeholder>
            <w:showingPlcHdr/>
          </w:sdtPr>
          <w:sdtEndPr>
            <w:rPr>
              <w:rStyle w:val="15"/>
              <w:rFonts w:ascii="Arial" w:hAnsi="Arial" w:cs="Arial"/>
            </w:rPr>
          </w:sdtEndPr>
          <w:sdtContent>
            <w:tc>
              <w:tcPr>
                <w:tcW w:w="2427" w:type="dxa"/>
                <w:tcBorders>
                  <w:top w:val="single" w:color="auto" w:sz="4" w:space="0"/>
                  <w:left w:val="single" w:color="auto" w:sz="4" w:space="0"/>
                  <w:bottom w:val="single" w:color="auto" w:sz="4" w:space="0"/>
                </w:tcBorders>
              </w:tcPr>
              <w:p w14:paraId="402C8F49">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sdt>
          <w:sdtPr>
            <w:rPr>
              <w:rStyle w:val="32"/>
              <w:rFonts w:ascii="Arial" w:hAnsi="Arial" w:cs="Arial"/>
            </w:rPr>
            <w:id w:val="17131945"/>
            <w:placeholder>
              <w:docPart w:val="555ECA8398528147A10EA183FD9D0AFC"/>
            </w:placeholder>
            <w:showingPlcHdr/>
          </w:sdtPr>
          <w:sdtEndPr>
            <w:rPr>
              <w:rStyle w:val="15"/>
              <w:rFonts w:ascii="Arial" w:hAnsi="Arial" w:cs="Arial"/>
            </w:rPr>
          </w:sdtEndPr>
          <w:sdtContent>
            <w:tc>
              <w:tcPr>
                <w:tcW w:w="2110" w:type="dxa"/>
                <w:tcBorders>
                  <w:top w:val="single" w:color="auto" w:sz="4" w:space="0"/>
                  <w:bottom w:val="single" w:color="auto" w:sz="4" w:space="0"/>
                </w:tcBorders>
              </w:tcPr>
              <w:p w14:paraId="402C8F4A">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sdt>
          <w:sdtPr>
            <w:rPr>
              <w:rStyle w:val="32"/>
              <w:rFonts w:ascii="Arial" w:hAnsi="Arial" w:cs="Arial"/>
            </w:rPr>
            <w:id w:val="1227037488"/>
            <w:placeholder>
              <w:docPart w:val="D69C7678DFF82A4DB24B86E6ECCB79A5"/>
            </w:placeholder>
            <w:showingPlcHdr/>
          </w:sdtPr>
          <w:sdtEndPr>
            <w:rPr>
              <w:rStyle w:val="15"/>
              <w:rFonts w:ascii="Arial" w:hAnsi="Arial" w:cs="Arial"/>
            </w:rPr>
          </w:sdtEndPr>
          <w:sdtContent>
            <w:tc>
              <w:tcPr>
                <w:tcW w:w="1904" w:type="dxa"/>
                <w:tcBorders>
                  <w:top w:val="single" w:color="auto" w:sz="4" w:space="0"/>
                  <w:bottom w:val="single" w:color="auto" w:sz="4" w:space="0"/>
                </w:tcBorders>
              </w:tcPr>
              <w:p w14:paraId="402C8F4B">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sdt>
          <w:sdtPr>
            <w:rPr>
              <w:rStyle w:val="32"/>
              <w:rFonts w:ascii="Arial" w:hAnsi="Arial" w:cs="Arial"/>
            </w:rPr>
            <w:id w:val="541801213"/>
            <w:placeholder>
              <w:docPart w:val="308C5A4609BA6249AB45B54FE33CE777"/>
            </w:placeholder>
            <w:showingPlcHdr/>
          </w:sdtPr>
          <w:sdtEndPr>
            <w:rPr>
              <w:rStyle w:val="15"/>
              <w:rFonts w:ascii="Arial" w:hAnsi="Arial" w:cs="Arial"/>
            </w:rPr>
          </w:sdtEndPr>
          <w:sdtContent>
            <w:tc>
              <w:tcPr>
                <w:tcW w:w="2153" w:type="dxa"/>
                <w:tcBorders>
                  <w:top w:val="single" w:color="auto" w:sz="4" w:space="0"/>
                  <w:bottom w:val="single" w:color="auto" w:sz="4" w:space="0"/>
                </w:tcBorders>
              </w:tcPr>
              <w:p w14:paraId="402C8F4C">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sdt>
          <w:sdtPr>
            <w:rPr>
              <w:rStyle w:val="32"/>
              <w:rFonts w:ascii="Arial" w:hAnsi="Arial" w:cs="Arial"/>
            </w:rPr>
            <w:id w:val="2027594902"/>
            <w:placeholder>
              <w:docPart w:val="A7061EA6B08E7540ADA81E0A9119CE13"/>
            </w:placeholder>
            <w:showingPlcHdr/>
          </w:sdtPr>
          <w:sdtEndPr>
            <w:rPr>
              <w:rStyle w:val="15"/>
              <w:rFonts w:ascii="Arial" w:hAnsi="Arial" w:cs="Arial"/>
            </w:rPr>
          </w:sdtEndPr>
          <w:sdtContent>
            <w:tc>
              <w:tcPr>
                <w:tcW w:w="2196" w:type="dxa"/>
                <w:tcBorders>
                  <w:top w:val="single" w:color="auto" w:sz="4" w:space="0"/>
                  <w:bottom w:val="single" w:color="auto" w:sz="4" w:space="0"/>
                  <w:right w:val="single" w:color="auto" w:sz="4" w:space="0"/>
                </w:tcBorders>
              </w:tcPr>
              <w:p w14:paraId="402C8F4D">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8F4F">
      <w:pPr>
        <w:rPr>
          <w:rFonts w:ascii="Arial" w:hAnsi="Arial" w:cs="Arial"/>
          <w:b/>
          <w:bCs/>
          <w:sz w:val="22"/>
          <w:szCs w:val="22"/>
        </w:rPr>
      </w:pPr>
    </w:p>
    <w:p w14:paraId="402C8F50">
      <w:pPr>
        <w:pStyle w:val="31"/>
        <w:rPr>
          <w:rFonts w:ascii="Arial" w:hAnsi="Arial" w:cs="Arial"/>
        </w:rPr>
      </w:pPr>
      <w:r>
        <w:rPr>
          <w:rFonts w:ascii="Arial" w:hAnsi="Arial" w:cs="Arial"/>
          <w:b/>
          <w:bCs/>
        </w:rPr>
        <w:t>3.6 Pre-screen Number:</w:t>
      </w:r>
      <w:r>
        <w:rPr>
          <w:rFonts w:ascii="Arial" w:hAnsi="Arial" w:cs="Arial"/>
        </w:rPr>
        <w:t xml:space="preserve"> Explain how the pre-screen number was determined (e.g., cohort discovery, anticipated rate of enrollment). This number should reflect an estimate based on the anticipated rate of screen failure and/or rate of enrollment.</w:t>
      </w:r>
    </w:p>
    <w:p w14:paraId="402C8F51">
      <w:pPr>
        <w:pStyle w:val="31"/>
        <w:rPr>
          <w:rFonts w:ascii="Arial" w:hAnsi="Arial" w:cs="Arial"/>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929034976"/>
            <w:placeholder>
              <w:docPart w:val="836311870C3FB046A9A13A66D9169201"/>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F52">
                <w:pPr>
                  <w:rPr>
                    <w:rFonts w:ascii="Arial" w:hAnsi="Arial" w:cs="Arial"/>
                    <w:sz w:val="22"/>
                    <w:szCs w:val="22"/>
                  </w:rPr>
                </w:pPr>
                <w:r>
                  <w:rPr>
                    <w:rStyle w:val="32"/>
                    <w:rFonts w:hint="eastAsia" w:ascii="Arial" w:hAnsi="Arial" w:eastAsia="宋体" w:cs="Arial"/>
                    <w:szCs w:val="22"/>
                    <w:lang w:eastAsia="zh-CN"/>
                  </w:rPr>
                  <w:t>Based on empirical findings, we assume that at least 60% of the prescreened individuals will finally finish the whole study. Because we need around 120 participants to finish the study, we need around 200 prescreened participants.</w:t>
                </w:r>
              </w:p>
            </w:tc>
          </w:sdtContent>
        </w:sdt>
      </w:tr>
    </w:tbl>
    <w:p w14:paraId="402C8F54">
      <w:pPr>
        <w:pStyle w:val="31"/>
        <w:rPr>
          <w:rFonts w:ascii="Arial" w:hAnsi="Arial" w:cs="Arial"/>
          <w:b/>
          <w:bCs/>
        </w:rPr>
      </w:pPr>
    </w:p>
    <w:p w14:paraId="402C8F55">
      <w:pPr>
        <w:pStyle w:val="31"/>
        <w:numPr>
          <w:ilvl w:val="1"/>
          <w:numId w:val="11"/>
        </w:numPr>
        <w:rPr>
          <w:rFonts w:ascii="Arial" w:hAnsi="Arial" w:cs="Arial"/>
        </w:rPr>
      </w:pPr>
      <w:r>
        <w:rPr>
          <w:rFonts w:ascii="Arial" w:hAnsi="Arial" w:cs="Arial"/>
          <w:b/>
          <w:bCs/>
        </w:rPr>
        <w:t>Expected/Target Number:</w:t>
      </w:r>
      <w:r>
        <w:rPr>
          <w:rFonts w:ascii="Arial" w:hAnsi="Arial" w:cs="Arial"/>
        </w:rPr>
        <w:t xml:space="preserve"> Explain how the target sample size was determined (e.g., power analysis; precision estimation). </w:t>
      </w:r>
    </w:p>
    <w:p w14:paraId="402C8F56">
      <w:pPr>
        <w:pStyle w:val="31"/>
        <w:ind w:left="720"/>
        <w:rPr>
          <w:rFonts w:ascii="Arial" w:hAnsi="Arial" w:cs="Arial"/>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sdt>
          <w:sdtPr>
            <w:rPr>
              <w:rStyle w:val="32"/>
              <w:rFonts w:ascii="Arial" w:hAnsi="Arial" w:cs="Arial"/>
              <w:szCs w:val="22"/>
            </w:rPr>
            <w:id w:val="226820870"/>
            <w:placeholder>
              <w:docPart w:val="7E0AE91EF69F0E45B5E8F663B7C08BDF"/>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F57">
                <w:pPr>
                  <w:rPr>
                    <w:rFonts w:ascii="Arial" w:hAnsi="Arial" w:cs="Arial"/>
                    <w:sz w:val="22"/>
                    <w:szCs w:val="22"/>
                  </w:rPr>
                </w:pPr>
                <w:r>
                  <w:rPr>
                    <w:rStyle w:val="32"/>
                    <w:rFonts w:hint="eastAsia" w:ascii="Arial" w:hAnsi="Arial" w:eastAsia="宋体" w:cs="Arial"/>
                    <w:szCs w:val="22"/>
                    <w:lang w:eastAsia="zh-CN"/>
                  </w:rPr>
                  <w:t>Based on empirical findings, we find data from more than 100 valid participants is helpful for the statistical analysis, ensuring the results are stable and persuasive.</w:t>
                </w:r>
              </w:p>
            </w:tc>
          </w:sdtContent>
        </w:sdt>
      </w:tr>
    </w:tbl>
    <w:p w14:paraId="402C8F59">
      <w:pPr>
        <w:rPr>
          <w:rFonts w:ascii="Arial" w:hAnsi="Arial" w:cs="Arial"/>
          <w:b/>
          <w:bCs/>
          <w:sz w:val="22"/>
          <w:szCs w:val="22"/>
        </w:rPr>
      </w:pPr>
    </w:p>
    <w:p w14:paraId="402C8F5A">
      <w:pPr>
        <w:pStyle w:val="31"/>
        <w:rPr>
          <w:rFonts w:ascii="Arial" w:hAnsi="Arial" w:cs="Arial"/>
        </w:rPr>
      </w:pPr>
      <w:r>
        <w:rPr>
          <w:rFonts w:ascii="Arial" w:hAnsi="Arial" w:cs="Arial"/>
          <w:b/>
          <w:bCs/>
        </w:rPr>
        <w:t>3.8 Multi-site Number:</w:t>
      </w:r>
      <w:r>
        <w:rPr>
          <w:rFonts w:ascii="Arial" w:hAnsi="Arial" w:cs="Arial"/>
        </w:rPr>
        <w:t xml:space="preserve"> If applicable, specify total number of subjects across all sites (UCI &amp; other sites).</w:t>
      </w:r>
    </w:p>
    <w:p w14:paraId="402C8F5B">
      <w:pPr>
        <w:pStyle w:val="31"/>
        <w:rPr>
          <w:rFonts w:ascii="Arial" w:hAnsi="Arial" w:cs="Arial"/>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993831368"/>
            <w:placeholder>
              <w:docPart w:val="053053002A807D49A2E11F7080527784"/>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8F5C">
                <w:pPr>
                  <w:rPr>
                    <w:rFonts w:ascii="Arial" w:hAnsi="Arial" w:cs="Arial"/>
                    <w:sz w:val="22"/>
                    <w:szCs w:val="22"/>
                  </w:rPr>
                </w:pPr>
                <w:r>
                  <w:rPr>
                    <w:rStyle w:val="32"/>
                    <w:rFonts w:hint="eastAsia" w:ascii="Arial" w:hAnsi="Arial" w:eastAsia="宋体" w:cs="Arial"/>
                    <w:szCs w:val="22"/>
                    <w:lang w:eastAsia="zh-CN"/>
                  </w:rPr>
                  <w:t>N/A</w:t>
                </w:r>
              </w:p>
            </w:tc>
          </w:sdtContent>
        </w:sdt>
      </w:tr>
    </w:tbl>
    <w:p w14:paraId="402C8F5E">
      <w:pPr>
        <w:pStyle w:val="31"/>
        <w:ind w:left="360"/>
        <w:rPr>
          <w:rFonts w:ascii="Arial" w:hAnsi="Arial" w:cs="Arial"/>
        </w:rPr>
      </w:pPr>
    </w:p>
    <w:p w14:paraId="402C8F5F">
      <w:pPr>
        <w:pStyle w:val="24"/>
        <w:shd w:val="clear" w:color="auto" w:fill="255799"/>
        <w:spacing w:before="0" w:after="0"/>
        <w:rPr>
          <w:rFonts w:ascii="Arial" w:hAnsi="Arial" w:cs="Arial"/>
          <w:sz w:val="22"/>
          <w:szCs w:val="22"/>
        </w:rPr>
      </w:pPr>
      <w:r>
        <w:rPr>
          <w:rFonts w:ascii="Arial" w:hAnsi="Arial" w:cs="Arial"/>
          <w:sz w:val="22"/>
          <w:szCs w:val="22"/>
        </w:rPr>
        <w:t xml:space="preserve"> 4.  SCREENING PARTICIPANTS WITHOUT CONSENT</w:t>
      </w:r>
    </w:p>
    <w:p w14:paraId="402C8F60">
      <w:pPr>
        <w:rPr>
          <w:rFonts w:ascii="Arial" w:hAnsi="Arial" w:cs="Arial"/>
          <w:b/>
          <w:bCs/>
          <w:sz w:val="22"/>
          <w:szCs w:val="22"/>
        </w:rPr>
      </w:pPr>
    </w:p>
    <w:p w14:paraId="402C8F61">
      <w:pPr>
        <w:rPr>
          <w:rFonts w:ascii="Arial" w:hAnsi="Arial" w:cs="Arial"/>
          <w:color w:val="C00000"/>
          <w:sz w:val="22"/>
          <w:szCs w:val="22"/>
        </w:rPr>
      </w:pPr>
      <w:sdt>
        <w:sdtPr>
          <w:rPr>
            <w:rFonts w:ascii="Arial" w:hAnsi="Arial" w:cs="Arial"/>
            <w:sz w:val="22"/>
            <w:szCs w:val="22"/>
          </w:rPr>
          <w:id w:val="-753823222"/>
          <w14:checkbox>
            <w14:checked w14:val="1"/>
            <w14:checkedState w14:val="2612" w14:font="MS Gothic"/>
            <w14:uncheckedState w14:val="2610" w14:font="MS Gothic"/>
          </w14:checkbox>
        </w:sdtPr>
        <w:sdtEndPr>
          <w:rPr>
            <w:rFonts w:ascii="Arial" w:hAnsi="Arial" w:cs="Arial"/>
            <w:sz w:val="22"/>
            <w:szCs w:val="22"/>
          </w:rPr>
        </w:sdtEndPr>
        <w:sdtContent>
          <w:del w:id="10" w:author="William Kettler" w:date="2025-11-05T17:49:00Z">
            <w:r>
              <w:rPr>
                <w:rFonts w:ascii="MS Gothic" w:hAnsi="MS Gothic" w:eastAsia="MS Gothic" w:cs="Segoe UI Symbol"/>
                <w:sz w:val="22"/>
                <w:szCs w:val="22"/>
              </w:rPr>
              <w:delText>☒</w:delText>
            </w:r>
          </w:del>
          <w:ins w:id="11" w:author="William Kettler" w:date="2025-11-05T17:49:00Z">
            <w:commentRangeStart w:id="1"/>
            <w:r>
              <w:rPr>
                <w:rFonts w:ascii="MS Gothic" w:hAnsi="MS Gothic" w:eastAsia="MS Gothic" w:cs="Segoe UI Symbol"/>
                <w:sz w:val="22"/>
                <w:szCs w:val="22"/>
              </w:rPr>
              <w:t>☐</w:t>
            </w:r>
          </w:ins>
        </w:sdtContent>
      </w:sdt>
      <w:del w:id="12" w:author="William Kettler" w:date="2025-11-05T17:49:00Z">
        <w:r>
          <w:rPr>
            <w:rFonts w:ascii="Arial" w:hAnsi="Arial" w:cs="Arial"/>
            <w:sz w:val="22"/>
            <w:szCs w:val="22"/>
          </w:rPr>
          <w:delText xml:space="preserve"> </w:delText>
        </w:r>
      </w:del>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section is not applicable.</w:t>
      </w:r>
      <w:r>
        <w:rPr>
          <w:rFonts w:ascii="Arial" w:hAnsi="Arial" w:cs="Arial"/>
          <w:color w:val="595959" w:themeColor="text1" w:themeTint="A6"/>
          <w:sz w:val="22"/>
          <w:szCs w:val="22"/>
          <w14:textFill>
            <w14:solidFill>
              <w14:schemeClr w14:val="tx1">
                <w14:lumMod w14:val="65000"/>
                <w14:lumOff w14:val="35000"/>
              </w14:schemeClr>
            </w14:solidFill>
          </w14:textFill>
        </w:rPr>
        <w:t xml:space="preserve"> </w:t>
      </w:r>
      <w:commentRangeEnd w:id="1"/>
      <w:r>
        <w:rPr>
          <w:rStyle w:val="21"/>
        </w:rPr>
        <w:commentReference w:id="1"/>
      </w:r>
    </w:p>
    <w:p w14:paraId="402C8F62">
      <w:pPr>
        <w:rPr>
          <w:rFonts w:ascii="Arial" w:hAnsi="Arial" w:cs="Arial"/>
          <w:sz w:val="22"/>
          <w:szCs w:val="22"/>
        </w:rPr>
      </w:pPr>
    </w:p>
    <w:p w14:paraId="402C8F63">
      <w:pPr>
        <w:rPr>
          <w:rFonts w:ascii="Arial" w:hAnsi="Arial" w:cs="Arial"/>
          <w:sz w:val="22"/>
          <w:szCs w:val="22"/>
        </w:rPr>
      </w:pPr>
      <w:r>
        <w:rPr>
          <w:rFonts w:ascii="Arial" w:hAnsi="Arial" w:cs="Arial"/>
          <w:b/>
          <w:bCs/>
          <w:sz w:val="22"/>
          <w:szCs w:val="22"/>
        </w:rPr>
        <w:t>4.1 Source of Eligibility Information:</w:t>
      </w:r>
      <w:r>
        <w:rPr>
          <w:rFonts w:ascii="Arial" w:hAnsi="Arial" w:cs="Arial"/>
          <w:sz w:val="22"/>
          <w:szCs w:val="22"/>
        </w:rPr>
        <w:t xml:space="preserve"> Select all that apply and address the required action, as applicable. </w:t>
      </w:r>
    </w:p>
    <w:p w14:paraId="402C8F64">
      <w:pPr>
        <w:rPr>
          <w:rFonts w:ascii="Arial" w:hAnsi="Arial" w:cs="Arial"/>
          <w:sz w:val="22"/>
          <w:szCs w:val="22"/>
        </w:rPr>
      </w:pPr>
    </w:p>
    <w:tbl>
      <w:tblPr>
        <w:tblStyle w:val="14"/>
        <w:tblW w:w="10800"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4261"/>
        <w:gridCol w:w="6103"/>
      </w:tblGrid>
      <w:tr w14:paraId="402C8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blHeader/>
        </w:trPr>
        <w:tc>
          <w:tcPr>
            <w:tcW w:w="406" w:type="dxa"/>
            <w:shd w:val="clear" w:color="auto" w:fill="009443"/>
            <w:vAlign w:val="center"/>
          </w:tcPr>
          <w:p w14:paraId="402C8F65">
            <w:pPr>
              <w:jc w:val="center"/>
              <w:rPr>
                <w:rFonts w:ascii="Arial" w:hAnsi="Arial" w:cs="Arial"/>
                <w:b/>
                <w:bCs/>
                <w:color w:val="000000" w:themeColor="text1"/>
                <w:sz w:val="22"/>
                <w:szCs w:val="22"/>
                <w14:textFill>
                  <w14:solidFill>
                    <w14:schemeClr w14:val="tx1"/>
                  </w14:solidFill>
                </w14:textFill>
              </w:rPr>
            </w:pPr>
          </w:p>
        </w:tc>
        <w:tc>
          <w:tcPr>
            <w:tcW w:w="4274" w:type="dxa"/>
            <w:shd w:val="clear" w:color="auto" w:fill="009443"/>
            <w:vAlign w:val="center"/>
          </w:tcPr>
          <w:p w14:paraId="402C8F66">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 xml:space="preserve">Source of Eligibility Information </w:t>
            </w:r>
          </w:p>
        </w:tc>
        <w:tc>
          <w:tcPr>
            <w:tcW w:w="6120" w:type="dxa"/>
            <w:shd w:val="clear" w:color="auto" w:fill="009443"/>
            <w:vAlign w:val="center"/>
          </w:tcPr>
          <w:p w14:paraId="402C8F67">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Required Action</w:t>
            </w:r>
          </w:p>
        </w:tc>
      </w:tr>
      <w:tr w14:paraId="402C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sdt>
          <w:sdtPr>
            <w:rPr>
              <w:rFonts w:ascii="Arial" w:hAnsi="Arial" w:cs="Arial"/>
              <w:sz w:val="22"/>
              <w:szCs w:val="22"/>
            </w:rPr>
            <w:id w:val="153630904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69">
                <w:pPr>
                  <w:jc w:val="center"/>
                  <w:rPr>
                    <w:rFonts w:ascii="Arial" w:hAnsi="Arial" w:cs="Arial"/>
                    <w:sz w:val="22"/>
                    <w:szCs w:val="22"/>
                  </w:rPr>
                </w:pPr>
                <w:del w:id="13" w:author="William Kettler" w:date="2025-11-05T17:49:00Z">
                  <w:r>
                    <w:rPr>
                      <w:rFonts w:ascii="MS Gothic" w:hAnsi="MS Gothic" w:eastAsia="MS Gothic" w:cs="Segoe UI Symbol"/>
                      <w:sz w:val="22"/>
                      <w:szCs w:val="22"/>
                    </w:rPr>
                    <w:delText>☐</w:delText>
                  </w:r>
                </w:del>
                <w:ins w:id="14" w:author="William Kettler" w:date="2025-11-05T17:49:00Z">
                  <w:r>
                    <w:rPr>
                      <w:rFonts w:ascii="MS Gothic" w:hAnsi="MS Gothic" w:eastAsia="MS Gothic" w:cs="Segoe UI Symbol"/>
                      <w:sz w:val="22"/>
                      <w:szCs w:val="22"/>
                    </w:rPr>
                    <w:t>☒</w:t>
                  </w:r>
                </w:ins>
              </w:p>
            </w:tc>
          </w:sdtContent>
        </w:sdt>
        <w:tc>
          <w:tcPr>
            <w:tcW w:w="4274" w:type="dxa"/>
            <w:tcBorders>
              <w:top w:val="dashed" w:color="1F5A87" w:sz="8" w:space="0"/>
              <w:bottom w:val="dashed" w:color="1F5A87" w:sz="8" w:space="0"/>
            </w:tcBorders>
            <w:vAlign w:val="center"/>
          </w:tcPr>
          <w:p w14:paraId="402C8F6A">
            <w:pPr>
              <w:rPr>
                <w:rFonts w:ascii="Arial" w:hAnsi="Arial" w:cs="Arial"/>
                <w:sz w:val="22"/>
                <w:szCs w:val="22"/>
              </w:rPr>
            </w:pPr>
            <w:r>
              <w:rPr>
                <w:rFonts w:ascii="Arial" w:hAnsi="Arial" w:cs="Arial"/>
                <w:sz w:val="22"/>
                <w:szCs w:val="22"/>
                <w:shd w:val="clear" w:color="auto" w:fill="FFFFFF"/>
              </w:rPr>
              <w:t>Oral or written communication with the prospective participant or Legally Authorized Representative (LAR) (i.e. self-report of medical information; medical records will not be screened)</w:t>
            </w:r>
          </w:p>
        </w:tc>
        <w:tc>
          <w:tcPr>
            <w:tcW w:w="6120" w:type="dxa"/>
            <w:tcBorders>
              <w:top w:val="dashed" w:color="1F5A87" w:sz="8" w:space="0"/>
              <w:bottom w:val="dashed" w:color="1F5A87" w:sz="8" w:space="0"/>
            </w:tcBorders>
            <w:vAlign w:val="center"/>
          </w:tcPr>
          <w:p w14:paraId="402C8F6B">
            <w:pPr>
              <w:rPr>
                <w:rFonts w:ascii="Arial" w:hAnsi="Arial" w:cs="Arial"/>
                <w:sz w:val="22"/>
                <w:szCs w:val="22"/>
              </w:rPr>
            </w:pPr>
            <w:commentRangeStart w:id="2"/>
            <w:commentRangeStart w:id="3"/>
            <w:r>
              <w:rPr>
                <w:rFonts w:ascii="Arial" w:hAnsi="Arial" w:cs="Arial"/>
                <w:sz w:val="22"/>
                <w:szCs w:val="22"/>
              </w:rPr>
              <w:t xml:space="preserve">Attach a screening script that adheres to </w:t>
            </w:r>
            <w:r>
              <w:fldChar w:fldCharType="begin"/>
            </w:r>
            <w:r>
              <w:instrText xml:space="preserve"> HYPERLINK "https://research.uci.edu/human-research-protections/research-subjects/" \t "_blank" </w:instrText>
            </w:r>
            <w:r>
              <w:fldChar w:fldCharType="separate"/>
            </w:r>
            <w:r>
              <w:rPr>
                <w:rStyle w:val="20"/>
                <w:rFonts w:ascii="Arial" w:hAnsi="Arial" w:cs="Arial"/>
                <w:sz w:val="22"/>
                <w:szCs w:val="22"/>
              </w:rPr>
              <w:t>Recruitment Requirements</w:t>
            </w:r>
            <w:r>
              <w:rPr>
                <w:rStyle w:val="20"/>
                <w:rFonts w:ascii="Arial" w:hAnsi="Arial" w:cs="Arial"/>
                <w:sz w:val="22"/>
                <w:szCs w:val="22"/>
              </w:rPr>
              <w:fldChar w:fldCharType="end"/>
            </w:r>
            <w:r>
              <w:rPr>
                <w:rFonts w:ascii="Arial" w:hAnsi="Arial" w:cs="Arial"/>
                <w:sz w:val="22"/>
                <w:szCs w:val="22"/>
              </w:rPr>
              <w:t xml:space="preserve"> and includes the following:</w:t>
            </w:r>
          </w:p>
          <w:p w14:paraId="402C8F6C">
            <w:pPr>
              <w:pStyle w:val="23"/>
              <w:numPr>
                <w:ilvl w:val="3"/>
                <w:numId w:val="12"/>
              </w:numPr>
              <w:ind w:left="344" w:hanging="360"/>
              <w:rPr>
                <w:rStyle w:val="16"/>
                <w:rFonts w:ascii="Arial" w:hAnsi="Arial" w:cs="Arial"/>
                <w:b w:val="0"/>
                <w:bCs w:val="0"/>
                <w:sz w:val="22"/>
                <w:szCs w:val="22"/>
              </w:rPr>
            </w:pPr>
            <w:r>
              <w:rPr>
                <w:rStyle w:val="16"/>
                <w:rFonts w:ascii="Arial" w:hAnsi="Arial" w:cs="Arial"/>
                <w:b w:val="0"/>
                <w:bCs w:val="0"/>
                <w:spacing w:val="2"/>
                <w:sz w:val="22"/>
                <w:szCs w:val="22"/>
              </w:rPr>
              <w:t>Description of the information that will be obtained and the reasons for performing the screening tests.</w:t>
            </w:r>
          </w:p>
          <w:p w14:paraId="402C8F6D">
            <w:pPr>
              <w:pStyle w:val="23"/>
              <w:numPr>
                <w:ilvl w:val="3"/>
                <w:numId w:val="12"/>
              </w:numPr>
              <w:ind w:left="344" w:hanging="360"/>
              <w:rPr>
                <w:rFonts w:ascii="Arial" w:hAnsi="Arial" w:cs="Arial"/>
                <w:sz w:val="22"/>
                <w:szCs w:val="22"/>
              </w:rPr>
            </w:pPr>
            <w:r>
              <w:rPr>
                <w:rFonts w:ascii="Arial" w:hAnsi="Arial" w:cs="Arial"/>
                <w:sz w:val="22"/>
                <w:szCs w:val="22"/>
              </w:rPr>
              <w:t>Statement that if the individual is not eligible their identifiable information will not be used for research purposes and will be destroyed at the earliest opportunity consistent with conduct of the research.</w:t>
            </w:r>
            <w:commentRangeEnd w:id="2"/>
            <w:r>
              <w:rPr>
                <w:rStyle w:val="21"/>
              </w:rPr>
              <w:commentReference w:id="2"/>
            </w:r>
            <w:commentRangeEnd w:id="3"/>
            <w:r>
              <w:rPr>
                <w:rStyle w:val="21"/>
              </w:rPr>
              <w:commentReference w:id="3"/>
            </w:r>
          </w:p>
        </w:tc>
      </w:tr>
      <w:tr w14:paraId="402C8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55323809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6F">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top w:val="dashed" w:color="1F5A87" w:sz="8" w:space="0"/>
              <w:bottom w:val="dashed" w:color="1F5A87" w:sz="8" w:space="0"/>
            </w:tcBorders>
            <w:vAlign w:val="center"/>
          </w:tcPr>
          <w:p w14:paraId="402C8F70">
            <w:pPr>
              <w:rPr>
                <w:rFonts w:ascii="Arial" w:hAnsi="Arial" w:cs="Arial"/>
                <w:sz w:val="22"/>
                <w:szCs w:val="22"/>
              </w:rPr>
            </w:pPr>
            <w:r>
              <w:rPr>
                <w:rFonts w:ascii="Arial" w:hAnsi="Arial" w:cs="Arial"/>
                <w:sz w:val="22"/>
                <w:szCs w:val="22"/>
                <w:shd w:val="clear" w:color="auto" w:fill="FFFFFF"/>
              </w:rPr>
              <w:t>Direct access to UCI Health medical records</w:t>
            </w:r>
          </w:p>
        </w:tc>
        <w:tc>
          <w:tcPr>
            <w:tcW w:w="6120" w:type="dxa"/>
            <w:tcBorders>
              <w:top w:val="dashed" w:color="1F5A87" w:sz="8" w:space="0"/>
              <w:bottom w:val="dashed" w:color="1F5A87" w:sz="8" w:space="0"/>
            </w:tcBorders>
            <w:vAlign w:val="center"/>
          </w:tcPr>
          <w:p w14:paraId="402C8F71">
            <w:pPr>
              <w:rPr>
                <w:rFonts w:ascii="Arial" w:hAnsi="Arial" w:cs="Arial"/>
                <w:sz w:val="22"/>
                <w:szCs w:val="22"/>
              </w:rPr>
            </w:pPr>
            <w:r>
              <w:rPr>
                <w:rFonts w:ascii="Arial" w:hAnsi="Arial" w:cs="Arial"/>
                <w:color w:val="000000" w:themeColor="text1"/>
                <w:sz w:val="22"/>
                <w:szCs w:val="22"/>
                <w14:textFill>
                  <w14:solidFill>
                    <w14:schemeClr w14:val="tx1"/>
                  </w14:solidFill>
                </w14:textFill>
              </w:rPr>
              <w:t>A</w:t>
            </w:r>
            <w:r>
              <w:rPr>
                <w:rFonts w:ascii="Arial" w:hAnsi="Arial" w:cs="Arial"/>
                <w:sz w:val="22"/>
                <w:szCs w:val="22"/>
              </w:rPr>
              <w:t xml:space="preserve"> partial waiver of HIPAA authorization is required. </w:t>
            </w:r>
          </w:p>
        </w:tc>
      </w:tr>
      <w:tr w14:paraId="402C8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07477885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73">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top w:val="dashed" w:color="1F5A87" w:sz="8" w:space="0"/>
              <w:bottom w:val="dashed" w:color="1F5A87" w:sz="8" w:space="0"/>
            </w:tcBorders>
            <w:vAlign w:val="center"/>
          </w:tcPr>
          <w:p w14:paraId="402C8F74">
            <w:pPr>
              <w:rPr>
                <w:rFonts w:ascii="Arial" w:hAnsi="Arial" w:cs="Arial"/>
                <w:sz w:val="22"/>
                <w:szCs w:val="22"/>
                <w:shd w:val="clear" w:color="auto" w:fill="FFFFFF"/>
              </w:rPr>
            </w:pPr>
            <w:r>
              <w:rPr>
                <w:rFonts w:ascii="Arial" w:hAnsi="Arial" w:cs="Arial"/>
                <w:sz w:val="22"/>
                <w:szCs w:val="22"/>
                <w:shd w:val="clear" w:color="auto" w:fill="FFFFFF"/>
              </w:rPr>
              <w:t>Center for Artificial Intelligence in Diagnostic Medicine (CAIDM) IRB #20184417</w:t>
            </w:r>
          </w:p>
        </w:tc>
        <w:tc>
          <w:tcPr>
            <w:tcW w:w="6120" w:type="dxa"/>
            <w:tcBorders>
              <w:top w:val="dashed" w:color="1F5A87" w:sz="8" w:space="0"/>
              <w:bottom w:val="dashed" w:color="1F5A87" w:sz="8" w:space="0"/>
            </w:tcBorders>
          </w:tcPr>
          <w:p w14:paraId="402C8F75">
            <w:pPr>
              <w:rPr>
                <w:rFonts w:ascii="Arial" w:hAnsi="Arial" w:cs="Arial"/>
                <w:sz w:val="22"/>
                <w:szCs w:val="22"/>
              </w:rPr>
            </w:pPr>
            <w:r>
              <w:rPr>
                <w:rFonts w:ascii="Arial" w:hAnsi="Arial" w:cs="Arial"/>
                <w:color w:val="000000" w:themeColor="text1"/>
                <w:sz w:val="22"/>
                <w:szCs w:val="22"/>
                <w14:textFill>
                  <w14:solidFill>
                    <w14:schemeClr w14:val="tx1"/>
                  </w14:solidFill>
                </w14:textFill>
              </w:rPr>
              <w:t>A</w:t>
            </w:r>
            <w:r>
              <w:rPr>
                <w:rFonts w:ascii="Arial" w:hAnsi="Arial" w:cs="Arial"/>
                <w:sz w:val="22"/>
                <w:szCs w:val="22"/>
              </w:rPr>
              <w:t xml:space="preserve"> partial waiver of HIPAA authorization is required. </w:t>
            </w:r>
          </w:p>
        </w:tc>
      </w:tr>
      <w:tr w14:paraId="402C8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92665543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77">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top w:val="dashed" w:color="1F5A87" w:sz="8" w:space="0"/>
              <w:bottom w:val="dashed" w:color="1F5A87" w:sz="8" w:space="0"/>
            </w:tcBorders>
            <w:vAlign w:val="center"/>
          </w:tcPr>
          <w:p w14:paraId="402C8F78">
            <w:pPr>
              <w:rPr>
                <w:rFonts w:ascii="Arial" w:hAnsi="Arial" w:cs="Arial"/>
                <w:sz w:val="22"/>
                <w:szCs w:val="22"/>
                <w:shd w:val="clear" w:color="auto" w:fill="FFFFFF"/>
              </w:rPr>
            </w:pPr>
            <w:r>
              <w:rPr>
                <w:rFonts w:ascii="Arial" w:hAnsi="Arial" w:cs="Arial"/>
                <w:sz w:val="22"/>
                <w:szCs w:val="22"/>
                <w:shd w:val="clear" w:color="auto" w:fill="FFFFFF"/>
              </w:rPr>
              <w:t>Experimental Tissue Resource (ETR) IRB #20128716</w:t>
            </w:r>
          </w:p>
        </w:tc>
        <w:tc>
          <w:tcPr>
            <w:tcW w:w="6120" w:type="dxa"/>
            <w:tcBorders>
              <w:top w:val="dashed" w:color="1F5A87" w:sz="8" w:space="0"/>
              <w:bottom w:val="dashed" w:color="1F5A87" w:sz="8" w:space="0"/>
            </w:tcBorders>
          </w:tcPr>
          <w:p w14:paraId="402C8F79">
            <w:pPr>
              <w:rPr>
                <w:rFonts w:ascii="Arial" w:hAnsi="Arial" w:cs="Arial"/>
                <w:sz w:val="22"/>
                <w:szCs w:val="22"/>
              </w:rPr>
            </w:pPr>
            <w:r>
              <w:rPr>
                <w:rFonts w:ascii="Arial" w:hAnsi="Arial" w:cs="Arial"/>
                <w:color w:val="000000" w:themeColor="text1"/>
                <w:sz w:val="22"/>
                <w:szCs w:val="22"/>
                <w14:textFill>
                  <w14:solidFill>
                    <w14:schemeClr w14:val="tx1"/>
                  </w14:solidFill>
                </w14:textFill>
              </w:rPr>
              <w:t>A</w:t>
            </w:r>
            <w:r>
              <w:rPr>
                <w:rFonts w:ascii="Arial" w:hAnsi="Arial" w:cs="Arial"/>
                <w:sz w:val="22"/>
                <w:szCs w:val="22"/>
              </w:rPr>
              <w:t xml:space="preserve"> partial waiver of HIPAA authorization is required. </w:t>
            </w:r>
          </w:p>
        </w:tc>
      </w:tr>
      <w:tr w14:paraId="402C8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3879872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7B">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top w:val="dashed" w:color="1F5A87" w:sz="8" w:space="0"/>
              <w:bottom w:val="dashed" w:color="1F5A87" w:sz="8" w:space="0"/>
            </w:tcBorders>
            <w:vAlign w:val="center"/>
          </w:tcPr>
          <w:p w14:paraId="402C8F7C">
            <w:pPr>
              <w:rPr>
                <w:rFonts w:ascii="Arial" w:hAnsi="Arial" w:cs="Arial"/>
                <w:sz w:val="22"/>
                <w:szCs w:val="22"/>
                <w:shd w:val="clear" w:color="auto" w:fill="FFFFFF"/>
              </w:rPr>
            </w:pPr>
            <w:r>
              <w:rPr>
                <w:rFonts w:ascii="Arial" w:hAnsi="Arial" w:cs="Arial"/>
                <w:sz w:val="22"/>
                <w:szCs w:val="22"/>
                <w:shd w:val="clear" w:color="auto" w:fill="FFFFFF"/>
              </w:rPr>
              <w:t>Health Enterprise Information &amp; Analytics IRB #20128757</w:t>
            </w:r>
          </w:p>
        </w:tc>
        <w:tc>
          <w:tcPr>
            <w:tcW w:w="6120" w:type="dxa"/>
            <w:tcBorders>
              <w:top w:val="dashed" w:color="1F5A87" w:sz="8" w:space="0"/>
              <w:bottom w:val="dashed" w:color="1F5A87" w:sz="8" w:space="0"/>
            </w:tcBorders>
          </w:tcPr>
          <w:p w14:paraId="402C8F7D">
            <w:pPr>
              <w:rPr>
                <w:rFonts w:ascii="Arial" w:hAnsi="Arial" w:cs="Arial"/>
                <w:sz w:val="22"/>
                <w:szCs w:val="22"/>
              </w:rPr>
            </w:pPr>
            <w:r>
              <w:rPr>
                <w:rFonts w:ascii="Arial" w:hAnsi="Arial" w:cs="Arial"/>
                <w:color w:val="000000" w:themeColor="text1"/>
                <w:sz w:val="22"/>
                <w:szCs w:val="22"/>
                <w14:textFill>
                  <w14:solidFill>
                    <w14:schemeClr w14:val="tx1"/>
                  </w14:solidFill>
                </w14:textFill>
              </w:rPr>
              <w:t>A</w:t>
            </w:r>
            <w:r>
              <w:rPr>
                <w:rFonts w:ascii="Arial" w:hAnsi="Arial" w:cs="Arial"/>
                <w:sz w:val="22"/>
                <w:szCs w:val="22"/>
              </w:rPr>
              <w:t xml:space="preserve"> partial waiver of HIPAA authorization is required. </w:t>
            </w:r>
          </w:p>
        </w:tc>
      </w:tr>
      <w:tr w14:paraId="402C8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28997347"/>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7F">
                <w:pPr>
                  <w:jc w:val="center"/>
                  <w:rPr>
                    <w:rFonts w:ascii="Arial" w:hAnsi="Arial" w:cs="Arial"/>
                    <w:sz w:val="22"/>
                    <w:szCs w:val="22"/>
                  </w:rPr>
                </w:pPr>
                <w:r>
                  <w:rPr>
                    <w:rFonts w:ascii="MS Gothic" w:hAnsi="MS Gothic" w:eastAsia="MS Gothic" w:cs="Segoe UI Symbol"/>
                    <w:sz w:val="22"/>
                    <w:szCs w:val="22"/>
                  </w:rPr>
                  <w:t>☐</w:t>
                </w:r>
              </w:p>
            </w:tc>
          </w:sdtContent>
        </w:sdt>
        <w:tc>
          <w:tcPr>
            <w:tcW w:w="4274" w:type="dxa"/>
            <w:tcBorders>
              <w:bottom w:val="dashed" w:color="1F5A87" w:sz="8" w:space="0"/>
            </w:tcBorders>
            <w:vAlign w:val="center"/>
          </w:tcPr>
          <w:p w14:paraId="402C8F80">
            <w:pPr>
              <w:rPr>
                <w:rFonts w:ascii="Arial" w:hAnsi="Arial" w:cs="Arial"/>
                <w:sz w:val="22"/>
                <w:szCs w:val="22"/>
              </w:rPr>
            </w:pPr>
            <w:r>
              <w:rPr>
                <w:rFonts w:ascii="Arial" w:hAnsi="Arial" w:cs="Arial"/>
                <w:sz w:val="22"/>
                <w:szCs w:val="22"/>
              </w:rPr>
              <w:t>IRB approved research</w:t>
            </w:r>
          </w:p>
        </w:tc>
        <w:tc>
          <w:tcPr>
            <w:tcW w:w="6120" w:type="dxa"/>
            <w:tcBorders>
              <w:bottom w:val="dashed" w:color="1F5A87" w:sz="8" w:space="0"/>
            </w:tcBorders>
            <w:vAlign w:val="center"/>
          </w:tcPr>
          <w:p w14:paraId="402C8F81">
            <w:pPr>
              <w:pStyle w:val="23"/>
              <w:numPr>
                <w:ilvl w:val="3"/>
                <w:numId w:val="13"/>
              </w:numPr>
              <w:ind w:left="344" w:hanging="344"/>
              <w:rPr>
                <w:rFonts w:ascii="Arial" w:hAnsi="Arial" w:cs="Arial"/>
                <w:sz w:val="22"/>
                <w:szCs w:val="22"/>
              </w:rPr>
            </w:pPr>
            <w:r>
              <w:rPr>
                <w:rFonts w:ascii="Arial" w:hAnsi="Arial" w:cs="Arial"/>
                <w:sz w:val="22"/>
                <w:szCs w:val="22"/>
              </w:rPr>
              <w:t>For UCI IRB approved research, specify protocol number(s).</w:t>
            </w:r>
          </w:p>
          <w:p w14:paraId="402C8F82">
            <w:pPr>
              <w:pStyle w:val="23"/>
              <w:numPr>
                <w:ilvl w:val="3"/>
                <w:numId w:val="13"/>
              </w:numPr>
              <w:ind w:left="344" w:hanging="344"/>
              <w:rPr>
                <w:rFonts w:ascii="Arial" w:hAnsi="Arial" w:cs="Arial"/>
                <w:sz w:val="22"/>
                <w:szCs w:val="22"/>
              </w:rPr>
            </w:pPr>
            <w:r>
              <w:rPr>
                <w:rFonts w:ascii="Arial" w:hAnsi="Arial" w:cs="Arial"/>
                <w:sz w:val="22"/>
                <w:szCs w:val="22"/>
              </w:rPr>
              <w:t>For other research, attach the IRB approved consent form that documents the sharing of information.</w:t>
            </w:r>
          </w:p>
        </w:tc>
      </w:tr>
      <w:tr w14:paraId="402C8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116629335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84">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bottom w:val="dashed" w:color="1F5A87" w:sz="8" w:space="0"/>
            </w:tcBorders>
            <w:vAlign w:val="center"/>
          </w:tcPr>
          <w:p w14:paraId="402C8F85">
            <w:pPr>
              <w:rPr>
                <w:rFonts w:ascii="Arial" w:hAnsi="Arial" w:cs="Arial"/>
                <w:sz w:val="22"/>
                <w:szCs w:val="22"/>
              </w:rPr>
            </w:pPr>
            <w:r>
              <w:rPr>
                <w:rFonts w:ascii="Arial" w:hAnsi="Arial" w:cs="Arial"/>
                <w:sz w:val="22"/>
                <w:szCs w:val="22"/>
              </w:rPr>
              <w:t>Student records or student health medical records</w:t>
            </w:r>
          </w:p>
        </w:tc>
        <w:tc>
          <w:tcPr>
            <w:tcW w:w="6120" w:type="dxa"/>
            <w:tcBorders>
              <w:bottom w:val="dashed" w:color="1F5A87" w:sz="8" w:space="0"/>
            </w:tcBorders>
            <w:vAlign w:val="center"/>
          </w:tcPr>
          <w:p w14:paraId="402C8F86">
            <w:pPr>
              <w:pStyle w:val="23"/>
              <w:numPr>
                <w:ilvl w:val="3"/>
                <w:numId w:val="14"/>
              </w:numPr>
              <w:ind w:left="344" w:hanging="344"/>
              <w:rPr>
                <w:rFonts w:ascii="Arial" w:hAnsi="Arial" w:cs="Arial"/>
                <w:sz w:val="22"/>
                <w:szCs w:val="22"/>
              </w:rPr>
            </w:pPr>
            <w:r>
              <w:rPr>
                <w:rFonts w:ascii="Arial" w:hAnsi="Arial" w:cs="Arial"/>
                <w:sz w:val="22"/>
                <w:szCs w:val="22"/>
              </w:rPr>
              <w:t>Specify the types of education records.</w:t>
            </w:r>
          </w:p>
          <w:p w14:paraId="402C8F87">
            <w:pPr>
              <w:pStyle w:val="23"/>
              <w:numPr>
                <w:ilvl w:val="3"/>
                <w:numId w:val="14"/>
              </w:numPr>
              <w:ind w:left="344" w:hanging="344"/>
              <w:rPr>
                <w:rFonts w:ascii="Arial" w:hAnsi="Arial" w:cs="Arial"/>
                <w:sz w:val="22"/>
                <w:szCs w:val="22"/>
              </w:rPr>
            </w:pPr>
            <w:r>
              <w:rPr>
                <w:rFonts w:ascii="Arial" w:hAnsi="Arial" w:cs="Arial"/>
                <w:sz w:val="22"/>
                <w:szCs w:val="22"/>
              </w:rPr>
              <w:t xml:space="preserve">Attach a </w:t>
            </w:r>
            <w:r>
              <w:fldChar w:fldCharType="begin"/>
            </w:r>
            <w:r>
              <w:instrText xml:space="preserve"> HYPERLINK "https://research.uci.edu/wp-content/uploads/HRP-504-TEMPLATE-LETTER-School-Permission-to-Conduct-Research.docx" </w:instrText>
            </w:r>
            <w:r>
              <w:fldChar w:fldCharType="separate"/>
            </w:r>
            <w:r>
              <w:rPr>
                <w:rStyle w:val="20"/>
                <w:rFonts w:ascii="Arial" w:hAnsi="Arial" w:cs="Arial"/>
                <w:sz w:val="22"/>
                <w:szCs w:val="22"/>
              </w:rPr>
              <w:t>Letter</w:t>
            </w:r>
            <w:r>
              <w:rPr>
                <w:rStyle w:val="20"/>
                <w:rFonts w:ascii="Arial" w:hAnsi="Arial" w:cs="Arial"/>
                <w:sz w:val="22"/>
                <w:szCs w:val="22"/>
              </w:rPr>
              <w:fldChar w:fldCharType="end"/>
            </w:r>
            <w:r>
              <w:rPr>
                <w:rFonts w:ascii="Arial" w:hAnsi="Arial" w:cs="Arial"/>
                <w:sz w:val="22"/>
                <w:szCs w:val="22"/>
              </w:rPr>
              <w:t xml:space="preserve"> of </w:t>
            </w:r>
            <w:r>
              <w:fldChar w:fldCharType="begin"/>
            </w:r>
            <w:r>
              <w:instrText xml:space="preserve"> HYPERLINK "https://studentprivacy.ed.gov/ferpa" </w:instrText>
            </w:r>
            <w:r>
              <w:fldChar w:fldCharType="separate"/>
            </w:r>
            <w:r>
              <w:rPr>
                <w:rStyle w:val="20"/>
                <w:rFonts w:ascii="Arial" w:hAnsi="Arial" w:cs="Arial"/>
                <w:sz w:val="22"/>
                <w:szCs w:val="22"/>
              </w:rPr>
              <w:t>FERPA</w:t>
            </w:r>
            <w:r>
              <w:rPr>
                <w:rStyle w:val="20"/>
                <w:rFonts w:ascii="Arial" w:hAnsi="Arial" w:cs="Arial"/>
                <w:sz w:val="22"/>
                <w:szCs w:val="22"/>
              </w:rPr>
              <w:fldChar w:fldCharType="end"/>
            </w:r>
            <w:r>
              <w:rPr>
                <w:rFonts w:ascii="Arial" w:hAnsi="Arial" w:cs="Arial"/>
                <w:sz w:val="22"/>
                <w:szCs w:val="22"/>
              </w:rPr>
              <w:t xml:space="preserve"> clearance from the local school/district site or from the </w:t>
            </w:r>
            <w:r>
              <w:fldChar w:fldCharType="begin"/>
            </w:r>
            <w:r>
              <w:instrText xml:space="preserve"> HYPERLINK "https://www.reg.uci.edu/privacy/" </w:instrText>
            </w:r>
            <w:r>
              <w:fldChar w:fldCharType="separate"/>
            </w:r>
            <w:r>
              <w:rPr>
                <w:rStyle w:val="20"/>
                <w:rFonts w:ascii="Arial" w:hAnsi="Arial" w:cs="Arial"/>
                <w:sz w:val="22"/>
                <w:szCs w:val="22"/>
              </w:rPr>
              <w:t>UCI Registrar FERPA Analyst</w:t>
            </w:r>
            <w:r>
              <w:rPr>
                <w:rStyle w:val="20"/>
                <w:rFonts w:ascii="Arial" w:hAnsi="Arial" w:cs="Arial"/>
                <w:sz w:val="22"/>
                <w:szCs w:val="22"/>
              </w:rPr>
              <w:fldChar w:fldCharType="end"/>
            </w:r>
            <w:r>
              <w:rPr>
                <w:rFonts w:ascii="Arial" w:hAnsi="Arial" w:cs="Arial"/>
                <w:sz w:val="22"/>
                <w:szCs w:val="22"/>
              </w:rPr>
              <w:t xml:space="preserve"> for UCI student records.</w:t>
            </w:r>
          </w:p>
        </w:tc>
      </w:tr>
      <w:tr w14:paraId="402C8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trPr>
        <w:sdt>
          <w:sdtPr>
            <w:rPr>
              <w:rFonts w:ascii="Arial" w:hAnsi="Arial" w:cs="Arial"/>
              <w:sz w:val="22"/>
              <w:szCs w:val="22"/>
            </w:rPr>
            <w:id w:val="36533892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89">
                <w:pPr>
                  <w:jc w:val="center"/>
                  <w:rPr>
                    <w:rFonts w:ascii="Arial" w:hAnsi="Arial" w:cs="Arial"/>
                    <w:sz w:val="22"/>
                    <w:szCs w:val="22"/>
                  </w:rPr>
                </w:pPr>
                <w:r>
                  <w:rPr>
                    <w:rFonts w:ascii="Segoe UI Symbol" w:hAnsi="Segoe UI Symbol" w:eastAsia="MS Gothic" w:cs="Segoe UI Symbol"/>
                    <w:sz w:val="22"/>
                    <w:szCs w:val="22"/>
                  </w:rPr>
                  <w:t>☐</w:t>
                </w:r>
              </w:p>
            </w:tc>
          </w:sdtContent>
        </w:sdt>
        <w:tc>
          <w:tcPr>
            <w:tcW w:w="4274" w:type="dxa"/>
            <w:tcBorders>
              <w:top w:val="dashed" w:color="1F5A87" w:sz="8" w:space="0"/>
              <w:bottom w:val="dashed" w:color="1F5A87" w:sz="8" w:space="0"/>
            </w:tcBorders>
            <w:vAlign w:val="center"/>
          </w:tcPr>
          <w:p w14:paraId="402C8F8A">
            <w:pPr>
              <w:rPr>
                <w:rFonts w:ascii="Arial" w:hAnsi="Arial" w:cs="Arial"/>
                <w:sz w:val="22"/>
                <w:szCs w:val="22"/>
              </w:rPr>
            </w:pPr>
            <w:r>
              <w:rPr>
                <w:rFonts w:ascii="Arial" w:hAnsi="Arial" w:cs="Arial"/>
                <w:sz w:val="22"/>
                <w:szCs w:val="22"/>
              </w:rPr>
              <w:t xml:space="preserve">Other </w:t>
            </w:r>
          </w:p>
        </w:tc>
        <w:tc>
          <w:tcPr>
            <w:tcW w:w="6120" w:type="dxa"/>
            <w:tcBorders>
              <w:top w:val="dashed" w:color="1F5A87" w:sz="8" w:space="0"/>
              <w:bottom w:val="dashed" w:color="1F5A87" w:sz="8" w:space="0"/>
            </w:tcBorders>
            <w:vAlign w:val="center"/>
          </w:tcPr>
          <w:p w14:paraId="402C8F8B">
            <w:pPr>
              <w:pStyle w:val="23"/>
              <w:numPr>
                <w:ilvl w:val="3"/>
                <w:numId w:val="15"/>
              </w:numPr>
              <w:ind w:left="344" w:hanging="344"/>
              <w:rPr>
                <w:rFonts w:ascii="Arial" w:hAnsi="Arial" w:cs="Arial"/>
                <w:sz w:val="22"/>
                <w:szCs w:val="22"/>
              </w:rPr>
            </w:pPr>
            <w:r>
              <w:rPr>
                <w:rFonts w:ascii="Arial" w:hAnsi="Arial" w:cs="Arial"/>
                <w:sz w:val="22"/>
                <w:szCs w:val="22"/>
              </w:rPr>
              <w:t>Describe/explain.</w:t>
            </w:r>
          </w:p>
          <w:p w14:paraId="402C8F8C">
            <w:pPr>
              <w:pStyle w:val="23"/>
              <w:numPr>
                <w:ilvl w:val="3"/>
                <w:numId w:val="15"/>
              </w:numPr>
              <w:ind w:left="344" w:hanging="344"/>
              <w:rPr>
                <w:rFonts w:ascii="Arial" w:hAnsi="Arial" w:cs="Arial"/>
                <w:sz w:val="22"/>
                <w:szCs w:val="22"/>
              </w:rPr>
            </w:pPr>
            <w:r>
              <w:rPr>
                <w:rFonts w:ascii="Arial" w:hAnsi="Arial" w:cs="Arial"/>
                <w:sz w:val="22"/>
                <w:szCs w:val="22"/>
              </w:rPr>
              <w:t>Specify the types of records/biospecimens.</w:t>
            </w:r>
          </w:p>
          <w:p w14:paraId="402C8F8D">
            <w:pPr>
              <w:pStyle w:val="23"/>
              <w:numPr>
                <w:ilvl w:val="3"/>
                <w:numId w:val="15"/>
              </w:numPr>
              <w:ind w:left="344" w:hanging="344"/>
              <w:rPr>
                <w:rFonts w:ascii="Arial" w:hAnsi="Arial" w:cs="Arial"/>
                <w:sz w:val="22"/>
                <w:szCs w:val="22"/>
              </w:rPr>
            </w:pPr>
            <w:r>
              <w:rPr>
                <w:rFonts w:ascii="Arial" w:hAnsi="Arial" w:cs="Arial"/>
                <w:sz w:val="22"/>
                <w:szCs w:val="22"/>
              </w:rPr>
              <w:t>Explain how the study team will obtain the records.</w:t>
            </w:r>
          </w:p>
          <w:p w14:paraId="402C8F8E">
            <w:pPr>
              <w:pStyle w:val="23"/>
              <w:numPr>
                <w:ilvl w:val="3"/>
                <w:numId w:val="15"/>
              </w:numPr>
              <w:ind w:left="344" w:hanging="344"/>
              <w:rPr>
                <w:rFonts w:ascii="Arial" w:hAnsi="Arial" w:cs="Arial"/>
                <w:sz w:val="22"/>
                <w:szCs w:val="22"/>
              </w:rPr>
            </w:pPr>
            <w:r>
              <w:rPr>
                <w:rFonts w:ascii="Arial" w:hAnsi="Arial" w:cs="Arial"/>
                <w:sz w:val="22"/>
                <w:szCs w:val="22"/>
              </w:rPr>
              <w:t>Specify whether the information/biospecimen was originally collected for research purposes. If research purposes, attach the IRB approved consent form that documents the sharing of information.</w:t>
            </w:r>
          </w:p>
        </w:tc>
      </w:tr>
    </w:tbl>
    <w:p w14:paraId="402C8F90">
      <w:pPr>
        <w:pStyle w:val="23"/>
        <w:ind w:left="1350"/>
        <w:rPr>
          <w:rFonts w:ascii="Arial" w:hAnsi="Arial" w:cs="Arial"/>
          <w:sz w:val="22"/>
          <w:szCs w:val="22"/>
        </w:rPr>
      </w:pPr>
    </w:p>
    <w:tbl>
      <w:tblPr>
        <w:tblStyle w:val="14"/>
        <w:tblW w:w="10710" w:type="dxa"/>
        <w:tblCaption w:val="Answer Box"/>
        <w:tblDescription w:val="This space is provided for the answer to question 4.3. if you answered &quot;yes&quot; to having a relationship with the study population."/>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0"/>
      </w:tblGrid>
      <w:tr w14:paraId="402C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customXmlDelRangeStart w:id="15" w:author="William Kettler" w:date="2025-11-05T17:49:00Z"/>
        <w:sdt>
          <w:sdtPr>
            <w:rPr>
              <w:rStyle w:val="32"/>
              <w:rFonts w:ascii="Arial" w:hAnsi="Arial" w:cs="Arial"/>
            </w:rPr>
            <w:id w:val="695653900"/>
            <w:placeholder>
              <w:docPart w:val="745E2C2ABB1A9D49B33791246036F1C8"/>
            </w:placeholder>
          </w:sdtPr>
          <w:sdtEndPr>
            <w:rPr>
              <w:rStyle w:val="32"/>
              <w:rFonts w:hint="eastAsia" w:ascii="Arial" w:hAnsi="Arial" w:eastAsia="宋体" w:cs="Arial"/>
              <w:lang w:eastAsia="zh-CN"/>
            </w:rPr>
          </w:sdtEndPr>
          <w:sdtContent>
            <w:customXmlDelRangeEnd w:id="15"/>
            <w:tc>
              <w:tcPr>
                <w:tcW w:w="10710" w:type="dxa"/>
                <w:tcBorders>
                  <w:top w:val="single" w:color="E8960C" w:sz="24" w:space="0"/>
                  <w:left w:val="single" w:color="E8960C" w:sz="24" w:space="0"/>
                  <w:bottom w:val="single" w:color="E8960C" w:sz="24" w:space="0"/>
                  <w:right w:val="single" w:color="E8960C" w:sz="24" w:space="0"/>
                </w:tcBorders>
                <w:vAlign w:val="center"/>
              </w:tcPr>
              <w:p w14:paraId="402C8F91">
                <w:pPr>
                  <w:pStyle w:val="31"/>
                  <w:rPr>
                    <w:rFonts w:ascii="Arial" w:hAnsi="Arial" w:cs="Arial"/>
                  </w:rPr>
                </w:pPr>
                <w:customXmlInsRangeStart w:id="19" w:author="William Kettler" w:date="2025-11-05T17:49:00Z"/>
                <w:sdt>
                  <w:sdtPr>
                    <w:rPr>
                      <w:rStyle w:val="32"/>
                      <w:rFonts w:ascii="Arial" w:hAnsi="Arial" w:cs="Arial"/>
                    </w:rPr>
                    <w:id w:val="147479721"/>
                  </w:sdtPr>
                  <w:sdtEndPr>
                    <w:rPr>
                      <w:rStyle w:val="32"/>
                      <w:rFonts w:hint="eastAsia" w:ascii="Arial" w:hAnsi="Arial" w:eastAsia="宋体" w:cs="Arial"/>
                      <w:lang w:eastAsia="zh-CN"/>
                    </w:rPr>
                  </w:sdtEndPr>
                  <w:sdtContent>
                    <w:customXmlInsRangeEnd w:id="19"/>
                    <w:r>
                      <w:rPr>
                        <w:rStyle w:val="21"/>
                        <w:rFonts w:ascii="Times New Roman" w:hAnsi="Times New Roman" w:eastAsia="Times New Roman" w:cs="Times New Roman"/>
                      </w:rPr>
                      <w:commentReference w:id="4"/>
                    </w:r>
                    <w:ins w:id="21" w:author="William Kettler" w:date="2025-11-05T17:49:00Z">
                      <w:r>
                        <w:rPr>
                          <w:rStyle w:val="32"/>
                          <w:rFonts w:hint="eastAsia" w:ascii="Arial" w:hAnsi="Arial" w:eastAsia="宋体" w:cs="Arial"/>
                          <w:lang w:eastAsia="zh-CN"/>
                        </w:rPr>
                        <w:t>The screening script is attached.</w:t>
                      </w:r>
                    </w:ins>
                    <w:customXmlInsRangeStart w:id="23" w:author="William Kettler" w:date="2025-11-05T17:49:00Z"/>
                  </w:sdtContent>
                </w:sdt>
                <w:customXmlInsRangeEnd w:id="23"/>
              </w:p>
            </w:tc>
            <w:customXmlDelRangeStart w:id="25" w:author="William Kettler" w:date="2025-11-05T17:49:00Z"/>
          </w:sdtContent>
        </w:sdt>
        <w:customXmlDelRangeEnd w:id="25"/>
      </w:tr>
    </w:tbl>
    <w:p w14:paraId="402C8F93">
      <w:pPr>
        <w:pStyle w:val="31"/>
        <w:rPr>
          <w:rFonts w:ascii="Arial" w:hAnsi="Arial" w:cs="Arial"/>
          <w:b/>
          <w:bCs/>
        </w:rPr>
      </w:pPr>
    </w:p>
    <w:p w14:paraId="402C8F94">
      <w:pPr>
        <w:rPr>
          <w:rFonts w:ascii="Arial" w:hAnsi="Arial" w:cs="Arial"/>
          <w:sz w:val="22"/>
          <w:szCs w:val="22"/>
        </w:rPr>
      </w:pPr>
      <w:r>
        <w:rPr>
          <w:rFonts w:ascii="Arial" w:hAnsi="Arial" w:cs="Arial"/>
          <w:b/>
          <w:bCs/>
          <w:sz w:val="22"/>
          <w:szCs w:val="22"/>
        </w:rPr>
        <w:t>4.2 Screening Variables:</w:t>
      </w:r>
      <w:r>
        <w:rPr>
          <w:rFonts w:ascii="Arial" w:hAnsi="Arial" w:cs="Arial"/>
          <w:sz w:val="22"/>
          <w:szCs w:val="22"/>
        </w:rPr>
        <w:t xml:space="preserve"> Provide a complete list of ALL data points/variables/information that will be collected/recorded. </w:t>
      </w:r>
      <w:r>
        <w:rPr>
          <w:rFonts w:ascii="Arial" w:hAnsi="Arial" w:cs="Arial" w:eastAsiaTheme="minorHAnsi"/>
          <w:sz w:val="22"/>
          <w:szCs w:val="22"/>
        </w:rPr>
        <w:t xml:space="preserve">Information collected/recorded from medical/student records must be limited to the contact information unless justified otherwise. </w:t>
      </w:r>
      <w:r>
        <w:rPr>
          <w:rFonts w:ascii="Arial" w:hAnsi="Arial" w:cs="Arial"/>
          <w:sz w:val="22"/>
          <w:szCs w:val="22"/>
        </w:rPr>
        <w:t xml:space="preserve">Eligible participants should be recruited for the study.  </w:t>
      </w:r>
    </w:p>
    <w:p w14:paraId="402C8F95">
      <w:pPr>
        <w:rPr>
          <w:rFonts w:ascii="Arial" w:hAnsi="Arial" w:cs="Arial" w:eastAsiaTheme="minorHAnsi"/>
          <w:sz w:val="22"/>
          <w:szCs w:val="22"/>
        </w:rPr>
      </w:pPr>
    </w:p>
    <w:p w14:paraId="402C8F96">
      <w:pPr>
        <w:rPr>
          <w:rFonts w:ascii="Arial" w:hAnsi="Arial" w:cs="Arial"/>
          <w:b/>
          <w:bCs/>
          <w:color w:val="595959" w:themeColor="text1" w:themeTint="A6"/>
          <w:sz w:val="22"/>
          <w:szCs w:val="22"/>
          <w14:textFill>
            <w14:solidFill>
              <w14:schemeClr w14:val="tx1">
                <w14:lumMod w14:val="65000"/>
                <w14:lumOff w14:val="35000"/>
              </w14:schemeClr>
            </w14:solidFill>
          </w14:textFill>
        </w:rPr>
      </w:pPr>
      <w:sdt>
        <w:sdtPr>
          <w:rPr>
            <w:rFonts w:ascii="Arial" w:hAnsi="Arial" w:cs="Arial"/>
            <w:sz w:val="22"/>
            <w:szCs w:val="22"/>
          </w:rPr>
          <w:id w:val="12351815"/>
          <w14:checkbox>
            <w14:checked w14:val="0"/>
            <w14:checkedState w14:val="2612" w14:font="MS Gothic"/>
            <w14:uncheckedState w14:val="2610" w14:font="MS Gothic"/>
          </w14:checkbox>
        </w:sdtPr>
        <w:sdtEndPr>
          <w:rPr>
            <w:rFonts w:ascii="Arial" w:hAnsi="Arial" w:cs="Arial"/>
            <w:sz w:val="22"/>
            <w:szCs w:val="22"/>
          </w:rPr>
        </w:sdtEndPr>
        <w:sdtContent>
          <w:del w:id="26" w:author="William Kettler" w:date="2025-11-05T17:49:00Z">
            <w:r>
              <w:rPr>
                <w:rFonts w:ascii="Segoe UI Symbol" w:hAnsi="Segoe UI Symbol" w:eastAsia="MS Gothic" w:cs="Segoe UI Symbol"/>
                <w:sz w:val="22"/>
                <w:szCs w:val="22"/>
              </w:rPr>
              <w:delText>☐</w:delText>
            </w:r>
          </w:del>
          <w:ins w:id="27" w:author="William Kettler" w:date="2025-11-05T17:49:00Z">
            <w:r>
              <w:rPr>
                <w:rFonts w:ascii="MS Gothic" w:hAnsi="MS Gothic" w:eastAsia="MS Gothic" w:cs="Segoe UI Symbol"/>
                <w:sz w:val="22"/>
                <w:szCs w:val="22"/>
              </w:rPr>
              <w:t>☒</w:t>
            </w:r>
          </w:ins>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is included in a separate document attached.</w:t>
      </w:r>
    </w:p>
    <w:tbl>
      <w:tblPr>
        <w:tblStyle w:val="14"/>
        <w:tblW w:w="10800" w:type="dxa"/>
        <w:tblCaption w:val="Answer Box"/>
        <w:tblDescription w:val="This space is provided for the answer to question 2.2.b."/>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00" w:type="dxa"/>
            <w:tcBorders>
              <w:top w:val="single" w:color="E8960C" w:sz="24" w:space="0"/>
              <w:left w:val="single" w:color="E8960C" w:sz="24" w:space="0"/>
              <w:bottom w:val="single" w:color="E8960C" w:sz="24" w:space="0"/>
              <w:right w:val="single" w:color="E8960C" w:sz="24" w:space="0"/>
            </w:tcBorders>
            <w:vAlign w:val="center"/>
          </w:tcPr>
          <w:sdt>
            <w:sdtPr>
              <w:rPr>
                <w:rStyle w:val="32"/>
                <w:rFonts w:ascii="Arial" w:hAnsi="Arial" w:cs="Arial"/>
                <w:szCs w:val="22"/>
              </w:rPr>
              <w:id w:val="-188523886"/>
              <w:placeholder>
                <w:docPart w:val="0ED642CE1B899E49A1432966D9DA1EE6"/>
              </w:placeholder>
            </w:sdtPr>
            <w:sdtEndPr>
              <w:rPr>
                <w:rStyle w:val="15"/>
                <w:rFonts w:ascii="Arial" w:hAnsi="Arial" w:cs="Arial"/>
                <w:sz w:val="24"/>
                <w:szCs w:val="22"/>
              </w:rPr>
            </w:sdtEndPr>
            <w:sdtContent>
              <w:p w14:paraId="402C8F97">
                <w:pPr>
                  <w:rPr>
                    <w:ins w:id="28" w:author="William Kettler" w:date="2025-11-05T17:49:00Z"/>
                    <w:rStyle w:val="32"/>
                    <w:rFonts w:ascii="Arial" w:hAnsi="Arial" w:eastAsia="宋体" w:cs="Arial"/>
                    <w:szCs w:val="22"/>
                    <w:lang w:eastAsia="zh-CN"/>
                  </w:rPr>
                </w:pPr>
                <w:r>
                  <w:rPr>
                    <w:rStyle w:val="32"/>
                    <w:rFonts w:hint="eastAsia" w:ascii="Arial" w:hAnsi="Arial" w:eastAsia="宋体" w:cs="Arial"/>
                    <w:szCs w:val="22"/>
                    <w:lang w:eastAsia="zh-CN"/>
                  </w:rPr>
                  <w:commentReference w:id="5"/>
                </w:r>
                <w:ins w:id="29" w:author="William Kettler" w:date="2025-11-05T17:49:00Z">
                  <w:r>
                    <w:rPr>
                      <w:rStyle w:val="32"/>
                      <w:rFonts w:hint="eastAsia" w:ascii="Arial" w:hAnsi="Arial" w:eastAsia="宋体" w:cs="Arial"/>
                      <w:szCs w:val="22"/>
                      <w:lang w:eastAsia="zh-CN"/>
                    </w:rPr>
                    <w:t>Participant</w:t>
                  </w:r>
                </w:ins>
                <w:ins w:id="30" w:author="William Kettler" w:date="2025-11-05T17:49:00Z">
                  <w:r>
                    <w:rPr>
                      <w:rStyle w:val="32"/>
                      <w:rFonts w:ascii="Arial" w:hAnsi="Arial" w:eastAsia="宋体" w:cs="Arial"/>
                      <w:szCs w:val="22"/>
                      <w:lang w:eastAsia="zh-CN"/>
                    </w:rPr>
                    <w:t>’</w:t>
                  </w:r>
                </w:ins>
                <w:ins w:id="31" w:author="William Kettler" w:date="2025-11-05T17:49:00Z">
                  <w:r>
                    <w:rPr>
                      <w:rStyle w:val="32"/>
                      <w:rFonts w:hint="eastAsia" w:ascii="Arial" w:hAnsi="Arial" w:eastAsia="宋体" w:cs="Arial"/>
                      <w:szCs w:val="22"/>
                      <w:lang w:eastAsia="zh-CN"/>
                    </w:rPr>
                    <w:t>s full name, email address, age; if participant is a student at University of California, Irvine; if participant has a normal or corrected-to-normal vision; participant</w:t>
                  </w:r>
                </w:ins>
                <w:ins w:id="32" w:author="William Kettler" w:date="2025-11-05T17:49:00Z">
                  <w:r>
                    <w:rPr>
                      <w:rStyle w:val="32"/>
                      <w:rFonts w:ascii="Arial" w:hAnsi="Arial" w:eastAsia="宋体" w:cs="Arial"/>
                      <w:szCs w:val="22"/>
                      <w:lang w:eastAsia="zh-CN"/>
                    </w:rPr>
                    <w:t>’</w:t>
                  </w:r>
                </w:ins>
                <w:ins w:id="33" w:author="William Kettler" w:date="2025-11-05T17:49:00Z">
                  <w:r>
                    <w:rPr>
                      <w:rStyle w:val="32"/>
                      <w:rFonts w:hint="eastAsia" w:ascii="Arial" w:hAnsi="Arial" w:eastAsia="宋体" w:cs="Arial"/>
                      <w:szCs w:val="22"/>
                      <w:lang w:eastAsia="zh-CN"/>
                    </w:rPr>
                    <w:t>s general availability during weekdays; participant</w:t>
                  </w:r>
                </w:ins>
                <w:ins w:id="34" w:author="William Kettler" w:date="2025-11-05T17:49:00Z">
                  <w:r>
                    <w:rPr>
                      <w:rStyle w:val="32"/>
                      <w:rFonts w:ascii="Arial" w:hAnsi="Arial" w:eastAsia="宋体" w:cs="Arial"/>
                      <w:szCs w:val="22"/>
                      <w:lang w:eastAsia="zh-CN"/>
                    </w:rPr>
                    <w:t>’</w:t>
                  </w:r>
                </w:ins>
                <w:ins w:id="35" w:author="William Kettler" w:date="2025-11-05T17:49:00Z">
                  <w:r>
                    <w:rPr>
                      <w:rStyle w:val="32"/>
                      <w:rFonts w:hint="eastAsia" w:ascii="Arial" w:hAnsi="Arial" w:eastAsia="宋体" w:cs="Arial"/>
                      <w:szCs w:val="22"/>
                      <w:lang w:eastAsia="zh-CN"/>
                    </w:rPr>
                    <w:t>s willingness to attend the study.</w:t>
                  </w:r>
                </w:ins>
              </w:p>
              <w:p w14:paraId="402C8F98">
                <w:pPr>
                  <w:rPr>
                    <w:rFonts w:ascii="Arial" w:hAnsi="Arial" w:eastAsia="宋体" w:cs="Arial"/>
                    <w:sz w:val="22"/>
                    <w:szCs w:val="22"/>
                    <w:lang w:eastAsia="zh-CN"/>
                  </w:rPr>
                </w:pPr>
              </w:p>
            </w:sdtContent>
          </w:sdt>
        </w:tc>
      </w:tr>
    </w:tbl>
    <w:p w14:paraId="402C8F9A">
      <w:pPr>
        <w:pStyle w:val="31"/>
        <w:rPr>
          <w:rFonts w:ascii="Arial" w:hAnsi="Arial" w:cs="Arial"/>
          <w:b/>
          <w:bCs/>
        </w:rPr>
      </w:pPr>
    </w:p>
    <w:p w14:paraId="402C8F9B">
      <w:pPr>
        <w:pStyle w:val="24"/>
        <w:shd w:val="clear" w:color="auto" w:fill="255799"/>
        <w:spacing w:before="0" w:after="0"/>
        <w:rPr>
          <w:rFonts w:ascii="Arial" w:hAnsi="Arial" w:cs="Arial"/>
          <w:sz w:val="22"/>
          <w:szCs w:val="22"/>
        </w:rPr>
      </w:pPr>
      <w:r>
        <w:rPr>
          <w:rFonts w:ascii="Arial" w:hAnsi="Arial" w:cs="Arial"/>
          <w:sz w:val="22"/>
          <w:szCs w:val="22"/>
        </w:rPr>
        <w:t xml:space="preserve"> 5.  RECRUITING PARTICIPANTS</w:t>
      </w:r>
    </w:p>
    <w:p w14:paraId="402C8F9C">
      <w:pPr>
        <w:rPr>
          <w:rFonts w:ascii="Arial" w:hAnsi="Arial" w:cs="Arial"/>
          <w:b/>
          <w:bCs/>
          <w:sz w:val="22"/>
          <w:szCs w:val="22"/>
        </w:rPr>
      </w:pPr>
    </w:p>
    <w:p w14:paraId="402C8F9D">
      <w:pPr>
        <w:rPr>
          <w:rFonts w:ascii="Arial" w:hAnsi="Arial" w:cs="Arial"/>
          <w:color w:val="C00000"/>
          <w:sz w:val="22"/>
          <w:szCs w:val="22"/>
        </w:rPr>
      </w:pPr>
      <w:sdt>
        <w:sdtPr>
          <w:rPr>
            <w:rFonts w:ascii="Arial" w:hAnsi="Arial" w:cs="Arial"/>
            <w:sz w:val="22"/>
            <w:szCs w:val="22"/>
          </w:rPr>
          <w:id w:val="164835039"/>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section is not applicable.</w:t>
      </w:r>
      <w:r>
        <w:rPr>
          <w:rFonts w:ascii="Arial" w:hAnsi="Arial" w:cs="Arial"/>
          <w:color w:val="595959" w:themeColor="text1" w:themeTint="A6"/>
          <w:sz w:val="22"/>
          <w:szCs w:val="22"/>
          <w14:textFill>
            <w14:solidFill>
              <w14:schemeClr w14:val="tx1">
                <w14:lumMod w14:val="65000"/>
                <w14:lumOff w14:val="35000"/>
              </w14:schemeClr>
            </w14:solidFill>
          </w14:textFill>
        </w:rPr>
        <w:t xml:space="preserve"> </w:t>
      </w:r>
    </w:p>
    <w:p w14:paraId="402C8F9E">
      <w:pPr>
        <w:rPr>
          <w:rFonts w:ascii="Arial" w:hAnsi="Arial" w:cs="Arial"/>
          <w:b/>
          <w:bCs/>
          <w:sz w:val="22"/>
          <w:szCs w:val="22"/>
        </w:rPr>
      </w:pPr>
    </w:p>
    <w:p w14:paraId="402C8F9F">
      <w:pPr>
        <w:rPr>
          <w:rFonts w:ascii="Arial" w:hAnsi="Arial" w:cs="Arial"/>
          <w:sz w:val="22"/>
          <w:szCs w:val="22"/>
        </w:rPr>
      </w:pPr>
      <w:r>
        <w:rPr>
          <w:rFonts w:ascii="Arial" w:hAnsi="Arial" w:cs="Arial"/>
          <w:b/>
          <w:bCs/>
          <w:sz w:val="22"/>
          <w:szCs w:val="22"/>
        </w:rPr>
        <w:t>5.1 Recruitment Methods:</w:t>
      </w:r>
      <w:r>
        <w:rPr>
          <w:rFonts w:ascii="Arial" w:hAnsi="Arial" w:cs="Arial"/>
          <w:sz w:val="22"/>
          <w:szCs w:val="22"/>
        </w:rPr>
        <w:t xml:space="preserve"> Select all that apply and address the required action, as applicable. </w:t>
      </w:r>
    </w:p>
    <w:p w14:paraId="402C8FA0">
      <w:pPr>
        <w:rPr>
          <w:rFonts w:ascii="Arial" w:hAnsi="Arial" w:cs="Arial"/>
          <w:sz w:val="22"/>
          <w:szCs w:val="22"/>
        </w:rPr>
      </w:pPr>
    </w:p>
    <w:tbl>
      <w:tblPr>
        <w:tblStyle w:val="14"/>
        <w:tblW w:w="10800"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5026"/>
        <w:gridCol w:w="5338"/>
      </w:tblGrid>
      <w:tr w14:paraId="402C8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06" w:type="dxa"/>
            <w:shd w:val="clear" w:color="auto" w:fill="009443"/>
            <w:vAlign w:val="center"/>
          </w:tcPr>
          <w:p w14:paraId="402C8FA1">
            <w:pPr>
              <w:jc w:val="center"/>
              <w:rPr>
                <w:rFonts w:ascii="Arial" w:hAnsi="Arial" w:cs="Arial"/>
                <w:b/>
                <w:bCs/>
                <w:color w:val="000000" w:themeColor="text1"/>
                <w:sz w:val="22"/>
                <w:szCs w:val="22"/>
                <w14:textFill>
                  <w14:solidFill>
                    <w14:schemeClr w14:val="tx1"/>
                  </w14:solidFill>
                </w14:textFill>
              </w:rPr>
            </w:pPr>
          </w:p>
        </w:tc>
        <w:tc>
          <w:tcPr>
            <w:tcW w:w="5037" w:type="dxa"/>
            <w:shd w:val="clear" w:color="auto" w:fill="009443"/>
            <w:vAlign w:val="center"/>
          </w:tcPr>
          <w:p w14:paraId="402C8FA2">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 xml:space="preserve">Recruitment Method </w:t>
            </w:r>
          </w:p>
        </w:tc>
        <w:tc>
          <w:tcPr>
            <w:tcW w:w="5357" w:type="dxa"/>
            <w:shd w:val="clear" w:color="auto" w:fill="009443"/>
            <w:vAlign w:val="center"/>
          </w:tcPr>
          <w:p w14:paraId="402C8FA3">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Required Action</w:t>
            </w:r>
          </w:p>
        </w:tc>
      </w:tr>
      <w:tr w14:paraId="402C8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106653519"/>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A5">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A6">
            <w:pPr>
              <w:rPr>
                <w:rFonts w:ascii="Arial" w:hAnsi="Arial" w:cs="Arial"/>
                <w:sz w:val="22"/>
                <w:szCs w:val="22"/>
              </w:rPr>
            </w:pPr>
            <w:r>
              <w:rPr>
                <w:rFonts w:ascii="Arial" w:hAnsi="Arial" w:cs="Arial"/>
                <w:color w:val="000000"/>
                <w:sz w:val="22"/>
                <w:szCs w:val="22"/>
              </w:rPr>
              <w:t>Center for Clinical Research (CCR) Find a Trial web page</w:t>
            </w:r>
          </w:p>
        </w:tc>
        <w:tc>
          <w:tcPr>
            <w:tcW w:w="5357" w:type="dxa"/>
            <w:tcBorders>
              <w:top w:val="dashed" w:color="1F5A87" w:sz="8" w:space="0"/>
              <w:bottom w:val="dashed" w:color="1F5A87" w:sz="8" w:space="0"/>
            </w:tcBorders>
            <w:vAlign w:val="center"/>
          </w:tcPr>
          <w:p w14:paraId="402C8FA7">
            <w:pPr>
              <w:rPr>
                <w:rFonts w:ascii="Arial" w:hAnsi="Arial" w:cs="Arial"/>
                <w:sz w:val="22"/>
                <w:szCs w:val="22"/>
              </w:rPr>
            </w:pPr>
            <w:r>
              <w:rPr>
                <w:rFonts w:ascii="Arial" w:hAnsi="Arial" w:cs="Arial"/>
                <w:spacing w:val="2"/>
                <w:sz w:val="22"/>
                <w:szCs w:val="22"/>
              </w:rPr>
              <w:t xml:space="preserve">Eligible clinical trials must be registered on </w:t>
            </w:r>
            <w:r>
              <w:fldChar w:fldCharType="begin"/>
            </w:r>
            <w:r>
              <w:instrText xml:space="preserve"> HYPERLINK "https://clinicaltrials.gov/" \t "_blank" </w:instrText>
            </w:r>
            <w:r>
              <w:fldChar w:fldCharType="separate"/>
            </w:r>
            <w:r>
              <w:rPr>
                <w:rStyle w:val="20"/>
                <w:rFonts w:ascii="Arial" w:hAnsi="Arial" w:cs="Arial"/>
                <w:color w:val="0066CC"/>
                <w:spacing w:val="2"/>
                <w:sz w:val="22"/>
                <w:szCs w:val="22"/>
              </w:rPr>
              <w:t>ClinicalTrials.gov</w:t>
            </w:r>
            <w:r>
              <w:rPr>
                <w:rStyle w:val="20"/>
                <w:rFonts w:ascii="Arial" w:hAnsi="Arial" w:cs="Arial"/>
                <w:color w:val="0066CC"/>
                <w:spacing w:val="2"/>
                <w:sz w:val="22"/>
                <w:szCs w:val="22"/>
              </w:rPr>
              <w:fldChar w:fldCharType="end"/>
            </w:r>
            <w:r>
              <w:rPr>
                <w:rFonts w:ascii="Arial" w:hAnsi="Arial" w:cs="Arial"/>
                <w:color w:val="333333"/>
                <w:spacing w:val="2"/>
                <w:sz w:val="22"/>
                <w:szCs w:val="22"/>
              </w:rPr>
              <w:t>.</w:t>
            </w:r>
          </w:p>
        </w:tc>
      </w:tr>
      <w:tr w14:paraId="402C8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trPr>
        <w:sdt>
          <w:sdtPr>
            <w:rPr>
              <w:rFonts w:ascii="Arial" w:hAnsi="Arial" w:cs="Arial"/>
              <w:sz w:val="22"/>
              <w:szCs w:val="22"/>
            </w:rPr>
            <w:id w:val="-117649144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A9">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AA">
            <w:pPr>
              <w:shd w:val="clear" w:color="auto" w:fill="FFFFFF"/>
              <w:rPr>
                <w:rFonts w:ascii="Arial" w:hAnsi="Arial" w:cs="Arial"/>
                <w:color w:val="000000"/>
                <w:sz w:val="22"/>
                <w:szCs w:val="22"/>
              </w:rPr>
            </w:pPr>
            <w:r>
              <w:rPr>
                <w:rFonts w:ascii="Arial" w:hAnsi="Arial" w:cs="Arial"/>
                <w:color w:val="000000"/>
                <w:sz w:val="22"/>
                <w:szCs w:val="22"/>
              </w:rPr>
              <w:t xml:space="preserve">CFCCC’s Chart Screening Protocol </w:t>
            </w:r>
          </w:p>
          <w:p w14:paraId="402C8FAB">
            <w:pPr>
              <w:shd w:val="clear" w:color="auto" w:fill="FFFFFF"/>
              <w:rPr>
                <w:rFonts w:ascii="Arial" w:hAnsi="Arial" w:cs="Arial"/>
                <w:color w:val="000000"/>
                <w:sz w:val="22"/>
                <w:szCs w:val="22"/>
              </w:rPr>
            </w:pPr>
            <w:r>
              <w:rPr>
                <w:rFonts w:ascii="Arial" w:hAnsi="Arial" w:cs="Arial"/>
                <w:color w:val="000000"/>
                <w:sz w:val="22"/>
                <w:szCs w:val="22"/>
              </w:rPr>
              <w:t>IRB# 2009-6837</w:t>
            </w:r>
          </w:p>
        </w:tc>
        <w:tc>
          <w:tcPr>
            <w:tcW w:w="5357" w:type="dxa"/>
            <w:tcBorders>
              <w:top w:val="dashed" w:color="1F5A87" w:sz="8" w:space="0"/>
              <w:bottom w:val="dashed" w:color="1F5A87" w:sz="8" w:space="0"/>
            </w:tcBorders>
            <w:vAlign w:val="center"/>
          </w:tcPr>
          <w:p w14:paraId="402C8FAC">
            <w:pPr>
              <w:rPr>
                <w:rFonts w:ascii="Arial" w:hAnsi="Arial" w:cs="Arial"/>
                <w:sz w:val="22"/>
                <w:szCs w:val="22"/>
              </w:rPr>
            </w:pPr>
            <w:r>
              <w:rPr>
                <w:rFonts w:ascii="Arial" w:hAnsi="Arial" w:cs="Arial"/>
                <w:sz w:val="22"/>
                <w:szCs w:val="22"/>
              </w:rPr>
              <w:t>N/A</w:t>
            </w:r>
          </w:p>
        </w:tc>
      </w:tr>
      <w:tr w14:paraId="402C8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459808589"/>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AE">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AF">
            <w:pPr>
              <w:shd w:val="clear" w:color="auto" w:fill="FFFFFF"/>
              <w:rPr>
                <w:rFonts w:ascii="Arial" w:hAnsi="Arial" w:cs="Arial"/>
                <w:color w:val="000000"/>
                <w:sz w:val="22"/>
                <w:szCs w:val="22"/>
              </w:rPr>
            </w:pPr>
            <w:r>
              <w:rPr>
                <w:rFonts w:ascii="Arial" w:hAnsi="Arial" w:cs="Arial"/>
                <w:color w:val="000000"/>
                <w:sz w:val="22"/>
                <w:szCs w:val="22"/>
              </w:rPr>
              <w:t>Clinicaltrials.gov</w:t>
            </w:r>
          </w:p>
        </w:tc>
        <w:tc>
          <w:tcPr>
            <w:tcW w:w="5357" w:type="dxa"/>
            <w:tcBorders>
              <w:top w:val="dashed" w:color="1F5A87" w:sz="8" w:space="0"/>
              <w:bottom w:val="dashed" w:color="1F5A87" w:sz="8" w:space="0"/>
            </w:tcBorders>
            <w:vAlign w:val="center"/>
          </w:tcPr>
          <w:p w14:paraId="402C8FB0">
            <w:pPr>
              <w:rPr>
                <w:rFonts w:ascii="Arial" w:hAnsi="Arial" w:cs="Arial"/>
                <w:sz w:val="22"/>
                <w:szCs w:val="22"/>
              </w:rPr>
            </w:pPr>
            <w:r>
              <w:rPr>
                <w:rFonts w:ascii="Arial" w:hAnsi="Arial" w:cs="Arial"/>
                <w:sz w:val="22"/>
                <w:szCs w:val="22"/>
              </w:rPr>
              <w:t>ClinicalTrials.gov statement must be in included in consent documents, as applicable.</w:t>
            </w:r>
          </w:p>
        </w:tc>
      </w:tr>
      <w:tr w14:paraId="402C8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649278090"/>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B2">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B3">
            <w:pPr>
              <w:shd w:val="clear" w:color="auto" w:fill="FFFFFF"/>
              <w:rPr>
                <w:rFonts w:ascii="Arial" w:hAnsi="Arial" w:cs="Arial"/>
                <w:color w:val="000000"/>
                <w:sz w:val="22"/>
                <w:szCs w:val="22"/>
              </w:rPr>
            </w:pPr>
            <w:r>
              <w:rPr>
                <w:rFonts w:ascii="Arial" w:hAnsi="Arial" w:cs="Arial"/>
                <w:color w:val="000000"/>
                <w:sz w:val="22"/>
                <w:szCs w:val="22"/>
              </w:rPr>
              <w:t>Colleagues provide participants with information about the research and how to contact investigators</w:t>
            </w:r>
            <w:r>
              <w:rPr>
                <w:rStyle w:val="22"/>
                <w:rFonts w:ascii="Arial" w:hAnsi="Arial" w:cs="Arial"/>
                <w:color w:val="000000"/>
                <w:sz w:val="22"/>
                <w:szCs w:val="22"/>
              </w:rPr>
              <w:footnoteReference w:id="0"/>
            </w:r>
            <w:r>
              <w:rPr>
                <w:rFonts w:ascii="Arial" w:hAnsi="Arial" w:cs="Arial"/>
                <w:color w:val="000000"/>
                <w:sz w:val="22"/>
                <w:szCs w:val="22"/>
              </w:rPr>
              <w:t xml:space="preserve"> </w:t>
            </w:r>
          </w:p>
          <w:p w14:paraId="402C8FB4">
            <w:pPr>
              <w:shd w:val="clear" w:color="auto" w:fill="FFFFFF"/>
              <w:rPr>
                <w:rFonts w:ascii="Arial" w:hAnsi="Arial" w:cs="Arial"/>
                <w:color w:val="000000"/>
                <w:sz w:val="22"/>
                <w:szCs w:val="22"/>
              </w:rPr>
            </w:pPr>
          </w:p>
        </w:tc>
        <w:tc>
          <w:tcPr>
            <w:tcW w:w="5357" w:type="dxa"/>
            <w:tcBorders>
              <w:top w:val="dashed" w:color="1F5A87" w:sz="8" w:space="0"/>
              <w:bottom w:val="dashed" w:color="1F5A87" w:sz="8" w:space="0"/>
            </w:tcBorders>
            <w:vAlign w:val="center"/>
          </w:tcPr>
          <w:p w14:paraId="402C8FB5">
            <w:pPr>
              <w:rPr>
                <w:rFonts w:ascii="Arial" w:hAnsi="Arial" w:cs="Arial"/>
                <w:sz w:val="22"/>
                <w:szCs w:val="22"/>
              </w:rPr>
            </w:pPr>
            <w:r>
              <w:rPr>
                <w:rFonts w:ascii="Arial" w:hAnsi="Arial" w:cs="Arial"/>
                <w:sz w:val="22"/>
                <w:szCs w:val="22"/>
              </w:rPr>
              <w:t xml:space="preserve">A partial waiver of HIPAA authorization is required when a treating physician screens patient medical records outside of clinical care (i.e. solely for research purposes). </w:t>
            </w:r>
          </w:p>
        </w:tc>
      </w:tr>
      <w:tr w14:paraId="402C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21639818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B7">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bottom w:val="dashed" w:color="1F5A87" w:sz="8" w:space="0"/>
            </w:tcBorders>
            <w:vAlign w:val="center"/>
          </w:tcPr>
          <w:p w14:paraId="402C8FB8">
            <w:pPr>
              <w:rPr>
                <w:rFonts w:ascii="Arial" w:hAnsi="Arial" w:cs="Arial"/>
                <w:color w:val="000000"/>
                <w:sz w:val="22"/>
                <w:szCs w:val="22"/>
              </w:rPr>
            </w:pPr>
            <w:r>
              <w:rPr>
                <w:rFonts w:ascii="Arial" w:hAnsi="Arial" w:cs="Arial"/>
                <w:color w:val="000000"/>
                <w:sz w:val="22"/>
                <w:szCs w:val="22"/>
              </w:rPr>
              <w:t>Colleagues seek or obtain the participants’ permission for investigators to contact them</w:t>
            </w:r>
            <w:r>
              <w:rPr>
                <w:rFonts w:ascii="Arial" w:hAnsi="Arial" w:cs="Arial"/>
                <w:color w:val="000000"/>
                <w:sz w:val="22"/>
                <w:szCs w:val="22"/>
                <w:vertAlign w:val="superscript"/>
              </w:rPr>
              <w:t>1</w:t>
            </w:r>
          </w:p>
        </w:tc>
        <w:tc>
          <w:tcPr>
            <w:tcW w:w="5357" w:type="dxa"/>
            <w:tcBorders>
              <w:bottom w:val="dashed" w:color="1F5A87" w:sz="8" w:space="0"/>
            </w:tcBorders>
            <w:vAlign w:val="center"/>
          </w:tcPr>
          <w:p w14:paraId="402C8FB9">
            <w:pPr>
              <w:rPr>
                <w:rFonts w:ascii="Arial" w:hAnsi="Arial" w:cs="Arial"/>
                <w:sz w:val="22"/>
                <w:szCs w:val="22"/>
                <w:u w:val="single"/>
              </w:rPr>
            </w:pPr>
            <w:r>
              <w:rPr>
                <w:rFonts w:ascii="Arial" w:hAnsi="Arial" w:cs="Arial"/>
                <w:sz w:val="22"/>
                <w:szCs w:val="22"/>
              </w:rPr>
              <w:t xml:space="preserve">A partial waiver of HIPAA authorization is required when a treating physician obtains verbal permission from a patient to disclose their name and contact information to the study team. </w:t>
            </w:r>
          </w:p>
        </w:tc>
      </w:tr>
      <w:tr w14:paraId="402C8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2084672017"/>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BB">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bottom w:val="dashed" w:color="1F5A87" w:sz="8" w:space="0"/>
            </w:tcBorders>
            <w:vAlign w:val="center"/>
          </w:tcPr>
          <w:p w14:paraId="402C8FBC">
            <w:pPr>
              <w:shd w:val="clear" w:color="auto" w:fill="FFFFFF"/>
              <w:rPr>
                <w:rFonts w:ascii="Arial" w:hAnsi="Arial" w:cs="Arial"/>
                <w:color w:val="000000"/>
                <w:sz w:val="22"/>
                <w:szCs w:val="22"/>
              </w:rPr>
            </w:pPr>
            <w:r>
              <w:rPr>
                <w:rFonts w:ascii="Arial" w:hAnsi="Arial" w:cs="Arial"/>
                <w:color w:val="000000"/>
                <w:sz w:val="22"/>
                <w:szCs w:val="22"/>
              </w:rPr>
              <w:t>Colleagues, who are treating physicians, will send UCI IRB approved recruitment letter to their patients</w:t>
            </w:r>
            <w:r>
              <w:rPr>
                <w:rFonts w:ascii="Arial" w:hAnsi="Arial" w:cs="Arial"/>
                <w:color w:val="000000"/>
                <w:sz w:val="22"/>
                <w:szCs w:val="22"/>
                <w:vertAlign w:val="superscript"/>
              </w:rPr>
              <w:t>1</w:t>
            </w:r>
          </w:p>
        </w:tc>
        <w:tc>
          <w:tcPr>
            <w:tcW w:w="5357" w:type="dxa"/>
            <w:tcBorders>
              <w:bottom w:val="dashed" w:color="1F5A87" w:sz="8" w:space="0"/>
            </w:tcBorders>
            <w:vAlign w:val="center"/>
          </w:tcPr>
          <w:p w14:paraId="402C8FBD">
            <w:pPr>
              <w:rPr>
                <w:rFonts w:ascii="Arial" w:hAnsi="Arial" w:cs="Arial"/>
                <w:sz w:val="22"/>
                <w:szCs w:val="22"/>
              </w:rPr>
            </w:pPr>
            <w:r>
              <w:rPr>
                <w:rFonts w:ascii="Arial" w:hAnsi="Arial" w:cs="Arial"/>
                <w:sz w:val="22"/>
                <w:szCs w:val="22"/>
              </w:rPr>
              <w:t xml:space="preserve">Attach the recruitment letter to be signed by the treating physician. </w:t>
            </w:r>
          </w:p>
        </w:tc>
      </w:tr>
      <w:tr w14:paraId="402C8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100697781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BF">
                <w:pPr>
                  <w:jc w:val="center"/>
                  <w:rPr>
                    <w:rFonts w:ascii="Arial" w:hAnsi="Arial" w:cs="Arial"/>
                    <w:sz w:val="22"/>
                    <w:szCs w:val="22"/>
                  </w:rPr>
                </w:pPr>
                <w:r>
                  <w:rPr>
                    <w:rFonts w:ascii="MS Gothic" w:hAnsi="MS Gothic" w:eastAsia="MS Gothic" w:cs="Segoe UI Symbol"/>
                    <w:sz w:val="22"/>
                    <w:szCs w:val="22"/>
                  </w:rPr>
                  <w:t>☐</w:t>
                </w:r>
              </w:p>
            </w:tc>
          </w:sdtContent>
        </w:sdt>
        <w:tc>
          <w:tcPr>
            <w:tcW w:w="5037" w:type="dxa"/>
            <w:tcBorders>
              <w:bottom w:val="dashed" w:color="1F5A87" w:sz="8" w:space="0"/>
            </w:tcBorders>
            <w:vAlign w:val="center"/>
          </w:tcPr>
          <w:p w14:paraId="402C8FC0">
            <w:pPr>
              <w:shd w:val="clear" w:color="auto" w:fill="FFFFFF"/>
              <w:rPr>
                <w:rFonts w:ascii="Arial" w:hAnsi="Arial" w:cs="Arial"/>
                <w:color w:val="000000"/>
                <w:sz w:val="22"/>
                <w:szCs w:val="22"/>
              </w:rPr>
            </w:pPr>
            <w:r>
              <w:rPr>
                <w:rFonts w:ascii="Arial" w:hAnsi="Arial" w:cs="Arial"/>
                <w:color w:val="000000"/>
                <w:sz w:val="22"/>
                <w:szCs w:val="22"/>
              </w:rPr>
              <w:t>Email/Postal Mail/Phone</w:t>
            </w:r>
          </w:p>
          <w:p w14:paraId="402C8FC1">
            <w:pPr>
              <w:rPr>
                <w:rFonts w:ascii="Arial" w:hAnsi="Arial" w:cs="Arial"/>
                <w:sz w:val="22"/>
                <w:szCs w:val="22"/>
              </w:rPr>
            </w:pPr>
          </w:p>
        </w:tc>
        <w:tc>
          <w:tcPr>
            <w:tcW w:w="5357" w:type="dxa"/>
            <w:tcBorders>
              <w:bottom w:val="dashed" w:color="1F5A87" w:sz="8" w:space="0"/>
            </w:tcBorders>
            <w:vAlign w:val="center"/>
          </w:tcPr>
          <w:p w14:paraId="402C8FC2">
            <w:pPr>
              <w:rPr>
                <w:rFonts w:ascii="Arial" w:hAnsi="Arial" w:cs="Arial"/>
                <w:sz w:val="22"/>
                <w:szCs w:val="22"/>
              </w:rPr>
            </w:pPr>
            <w:commentRangeStart w:id="6"/>
            <w:r>
              <w:rPr>
                <w:rFonts w:ascii="Arial" w:hAnsi="Arial" w:cs="Arial"/>
                <w:sz w:val="22"/>
                <w:szCs w:val="22"/>
              </w:rPr>
              <w:t>Specify how contact information will be obtained and attach the recruitment letter or phone script.</w:t>
            </w:r>
            <w:commentRangeEnd w:id="6"/>
            <w:r>
              <w:rPr>
                <w:rStyle w:val="21"/>
              </w:rPr>
              <w:commentReference w:id="6"/>
            </w:r>
          </w:p>
        </w:tc>
      </w:tr>
      <w:tr w14:paraId="402C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sdt>
          <w:sdtPr>
            <w:rPr>
              <w:rFonts w:ascii="Arial" w:hAnsi="Arial" w:cs="Arial"/>
              <w:sz w:val="22"/>
              <w:szCs w:val="22"/>
            </w:rPr>
            <w:id w:val="666826807"/>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C4">
                <w:pPr>
                  <w:jc w:val="center"/>
                  <w:rPr>
                    <w:rFonts w:ascii="Arial" w:hAnsi="Arial" w:cs="Arial"/>
                    <w:sz w:val="22"/>
                    <w:szCs w:val="22"/>
                  </w:rPr>
                </w:pPr>
                <w:r>
                  <w:rPr>
                    <w:rFonts w:ascii="MS Gothic" w:hAnsi="MS Gothic"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C5">
            <w:pPr>
              <w:shd w:val="clear" w:color="auto" w:fill="FFFFFF"/>
              <w:rPr>
                <w:rFonts w:ascii="Arial" w:hAnsi="Arial" w:cs="Arial"/>
                <w:color w:val="000000"/>
                <w:sz w:val="22"/>
                <w:szCs w:val="22"/>
              </w:rPr>
            </w:pPr>
            <w:r>
              <w:rPr>
                <w:rFonts w:ascii="Arial" w:hAnsi="Arial" w:cs="Arial"/>
                <w:color w:val="000000"/>
                <w:sz w:val="22"/>
                <w:szCs w:val="22"/>
              </w:rPr>
              <w:t>Flyers/Brochures </w:t>
            </w:r>
          </w:p>
        </w:tc>
        <w:tc>
          <w:tcPr>
            <w:tcW w:w="5357" w:type="dxa"/>
            <w:tcBorders>
              <w:top w:val="dashed" w:color="1F5A87" w:sz="8" w:space="0"/>
              <w:bottom w:val="dashed" w:color="1F5A87" w:sz="8" w:space="0"/>
            </w:tcBorders>
            <w:vAlign w:val="center"/>
          </w:tcPr>
          <w:p w14:paraId="402C8FC6">
            <w:pPr>
              <w:pStyle w:val="23"/>
              <w:numPr>
                <w:ilvl w:val="2"/>
                <w:numId w:val="16"/>
              </w:numPr>
              <w:ind w:left="390" w:hanging="390"/>
              <w:rPr>
                <w:rFonts w:ascii="Arial" w:hAnsi="Arial" w:cs="Arial"/>
                <w:sz w:val="22"/>
                <w:szCs w:val="22"/>
              </w:rPr>
            </w:pPr>
            <w:commentRangeStart w:id="7"/>
            <w:r>
              <w:rPr>
                <w:rFonts w:ascii="Arial" w:hAnsi="Arial" w:cs="Arial"/>
                <w:sz w:val="22"/>
                <w:szCs w:val="22"/>
              </w:rPr>
              <w:t xml:space="preserve">Specify where recruitment will be posted. </w:t>
            </w:r>
          </w:p>
          <w:p w14:paraId="402C8FC7">
            <w:pPr>
              <w:pStyle w:val="23"/>
              <w:numPr>
                <w:ilvl w:val="2"/>
                <w:numId w:val="16"/>
              </w:numPr>
              <w:ind w:left="390" w:hanging="390"/>
              <w:rPr>
                <w:rFonts w:ascii="Arial" w:hAnsi="Arial" w:cs="Arial"/>
                <w:sz w:val="22"/>
                <w:szCs w:val="22"/>
              </w:rPr>
            </w:pPr>
            <w:r>
              <w:rPr>
                <w:rFonts w:ascii="Arial" w:hAnsi="Arial" w:cs="Arial"/>
                <w:sz w:val="22"/>
                <w:szCs w:val="22"/>
              </w:rPr>
              <w:t>Specify whether the location is public (open access) or private (controlled access).</w:t>
            </w:r>
          </w:p>
          <w:p w14:paraId="402C8FC8">
            <w:pPr>
              <w:pStyle w:val="23"/>
              <w:numPr>
                <w:ilvl w:val="2"/>
                <w:numId w:val="16"/>
              </w:numPr>
              <w:ind w:left="390" w:hanging="390"/>
              <w:rPr>
                <w:rFonts w:ascii="Arial" w:hAnsi="Arial" w:cs="Arial"/>
                <w:sz w:val="22"/>
                <w:szCs w:val="22"/>
              </w:rPr>
            </w:pPr>
            <w:r>
              <w:rPr>
                <w:rFonts w:ascii="Arial" w:hAnsi="Arial" w:cs="Arial"/>
                <w:sz w:val="22"/>
                <w:szCs w:val="22"/>
              </w:rPr>
              <w:t>Attach the recruitment material.</w:t>
            </w:r>
            <w:commentRangeEnd w:id="7"/>
            <w:r>
              <w:rPr>
                <w:rStyle w:val="21"/>
              </w:rPr>
              <w:commentReference w:id="7"/>
            </w:r>
          </w:p>
        </w:tc>
      </w:tr>
      <w:tr w14:paraId="402C8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767624782"/>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CA">
                <w:pPr>
                  <w:jc w:val="center"/>
                  <w:rPr>
                    <w:rFonts w:ascii="Arial" w:hAnsi="Arial" w:cs="Arial"/>
                    <w:sz w:val="22"/>
                    <w:szCs w:val="22"/>
                  </w:rPr>
                </w:pPr>
                <w:r>
                  <w:rPr>
                    <w:rFonts w:ascii="MS Gothic" w:hAnsi="MS Gothic"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CB">
            <w:pPr>
              <w:shd w:val="clear" w:color="auto" w:fill="FFFFFF"/>
              <w:rPr>
                <w:rFonts w:ascii="Arial" w:hAnsi="Arial" w:cs="Arial"/>
                <w:color w:val="000000"/>
                <w:sz w:val="22"/>
                <w:szCs w:val="22"/>
              </w:rPr>
            </w:pPr>
            <w:r>
              <w:rPr>
                <w:rFonts w:ascii="Arial" w:hAnsi="Arial" w:cs="Arial"/>
                <w:color w:val="000000"/>
                <w:sz w:val="22"/>
                <w:szCs w:val="22"/>
              </w:rPr>
              <w:t>Individual/Group/Class Presentation</w:t>
            </w:r>
          </w:p>
        </w:tc>
        <w:tc>
          <w:tcPr>
            <w:tcW w:w="5357" w:type="dxa"/>
            <w:tcBorders>
              <w:top w:val="dashed" w:color="1F5A87" w:sz="8" w:space="0"/>
              <w:bottom w:val="dashed" w:color="1F5A87" w:sz="8" w:space="0"/>
            </w:tcBorders>
            <w:vAlign w:val="center"/>
          </w:tcPr>
          <w:p w14:paraId="402C8FCC">
            <w:pPr>
              <w:pStyle w:val="23"/>
              <w:numPr>
                <w:ilvl w:val="2"/>
                <w:numId w:val="17"/>
              </w:numPr>
              <w:ind w:left="390" w:hanging="390"/>
              <w:rPr>
                <w:rFonts w:ascii="Arial" w:hAnsi="Arial" w:cs="Arial"/>
                <w:sz w:val="22"/>
                <w:szCs w:val="22"/>
              </w:rPr>
            </w:pPr>
            <w:r>
              <w:rPr>
                <w:rFonts w:ascii="Arial" w:hAnsi="Arial" w:cs="Arial"/>
                <w:sz w:val="22"/>
                <w:szCs w:val="22"/>
              </w:rPr>
              <w:t>Specify whether the location is public (open access) or private (controlled access).</w:t>
            </w:r>
          </w:p>
          <w:p w14:paraId="402C8FCD">
            <w:pPr>
              <w:pStyle w:val="23"/>
              <w:numPr>
                <w:ilvl w:val="2"/>
                <w:numId w:val="17"/>
              </w:numPr>
              <w:ind w:left="390" w:hanging="390"/>
              <w:rPr>
                <w:rFonts w:ascii="Arial" w:hAnsi="Arial" w:cs="Arial"/>
                <w:sz w:val="22"/>
                <w:szCs w:val="22"/>
              </w:rPr>
            </w:pPr>
            <w:r>
              <w:rPr>
                <w:rFonts w:ascii="Arial" w:hAnsi="Arial" w:cs="Arial"/>
                <w:sz w:val="22"/>
                <w:szCs w:val="22"/>
              </w:rPr>
              <w:t>Attach the recruitment script.</w:t>
            </w:r>
          </w:p>
        </w:tc>
      </w:tr>
      <w:tr w14:paraId="402C8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22161849"/>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CF">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D0">
            <w:pPr>
              <w:shd w:val="clear" w:color="auto" w:fill="FFFFFF"/>
              <w:rPr>
                <w:rFonts w:ascii="Arial" w:hAnsi="Arial" w:cs="Arial"/>
                <w:color w:val="000000"/>
                <w:sz w:val="22"/>
                <w:szCs w:val="22"/>
              </w:rPr>
            </w:pPr>
            <w:r>
              <w:rPr>
                <w:rFonts w:ascii="Arial" w:hAnsi="Arial" w:cs="Arial"/>
                <w:color w:val="000000"/>
                <w:sz w:val="22"/>
                <w:szCs w:val="22"/>
              </w:rPr>
              <w:t>IRB approved participant screening protocol</w:t>
            </w:r>
          </w:p>
        </w:tc>
        <w:tc>
          <w:tcPr>
            <w:tcW w:w="5357" w:type="dxa"/>
            <w:tcBorders>
              <w:top w:val="dashed" w:color="1F5A87" w:sz="8" w:space="0"/>
              <w:bottom w:val="dashed" w:color="1F5A87" w:sz="8" w:space="0"/>
            </w:tcBorders>
            <w:vAlign w:val="center"/>
          </w:tcPr>
          <w:p w14:paraId="402C8FD1">
            <w:pPr>
              <w:rPr>
                <w:rFonts w:ascii="Arial" w:hAnsi="Arial" w:cs="Arial"/>
                <w:sz w:val="22"/>
                <w:szCs w:val="22"/>
              </w:rPr>
            </w:pPr>
            <w:r>
              <w:rPr>
                <w:rFonts w:ascii="Arial" w:hAnsi="Arial" w:cs="Arial"/>
                <w:sz w:val="22"/>
                <w:szCs w:val="22"/>
              </w:rPr>
              <w:t>Specify IRB number(s).</w:t>
            </w:r>
          </w:p>
        </w:tc>
      </w:tr>
      <w:tr w14:paraId="402C8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201414137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D3">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D4">
            <w:pPr>
              <w:shd w:val="clear" w:color="auto" w:fill="FFFFFF"/>
              <w:rPr>
                <w:rFonts w:ascii="Arial" w:hAnsi="Arial" w:cs="Arial"/>
                <w:color w:val="000000"/>
                <w:sz w:val="22"/>
                <w:szCs w:val="22"/>
              </w:rPr>
            </w:pPr>
            <w:r>
              <w:rPr>
                <w:rFonts w:ascii="Arial" w:hAnsi="Arial" w:cs="Arial"/>
                <w:color w:val="000000"/>
                <w:sz w:val="22"/>
                <w:szCs w:val="22"/>
              </w:rPr>
              <w:t>Newspaper/Radio/Television</w:t>
            </w:r>
          </w:p>
        </w:tc>
        <w:tc>
          <w:tcPr>
            <w:tcW w:w="5357" w:type="dxa"/>
            <w:tcBorders>
              <w:top w:val="dashed" w:color="1F5A87" w:sz="8" w:space="0"/>
              <w:bottom w:val="dashed" w:color="1F5A87" w:sz="8" w:space="0"/>
            </w:tcBorders>
            <w:vAlign w:val="center"/>
          </w:tcPr>
          <w:p w14:paraId="402C8FD5">
            <w:pPr>
              <w:pStyle w:val="23"/>
              <w:numPr>
                <w:ilvl w:val="2"/>
                <w:numId w:val="18"/>
              </w:numPr>
              <w:ind w:left="390" w:hanging="390"/>
              <w:rPr>
                <w:rFonts w:ascii="Arial" w:hAnsi="Arial" w:cs="Arial"/>
                <w:sz w:val="22"/>
                <w:szCs w:val="22"/>
              </w:rPr>
            </w:pPr>
            <w:r>
              <w:rPr>
                <w:rFonts w:ascii="Arial" w:hAnsi="Arial" w:cs="Arial"/>
                <w:sz w:val="22"/>
                <w:szCs w:val="22"/>
              </w:rPr>
              <w:t>Specify where recruitment will be posted.</w:t>
            </w:r>
          </w:p>
          <w:p w14:paraId="402C8FD6">
            <w:pPr>
              <w:pStyle w:val="23"/>
              <w:numPr>
                <w:ilvl w:val="2"/>
                <w:numId w:val="18"/>
              </w:numPr>
              <w:ind w:left="390" w:hanging="390"/>
              <w:rPr>
                <w:rFonts w:ascii="Arial" w:hAnsi="Arial" w:cs="Arial"/>
                <w:sz w:val="22"/>
                <w:szCs w:val="22"/>
              </w:rPr>
            </w:pPr>
            <w:r>
              <w:rPr>
                <w:rFonts w:ascii="Arial" w:hAnsi="Arial" w:cs="Arial"/>
                <w:sz w:val="22"/>
                <w:szCs w:val="22"/>
              </w:rPr>
              <w:t>Attach the Recruitment material.</w:t>
            </w:r>
          </w:p>
        </w:tc>
      </w:tr>
      <w:tr w14:paraId="402C8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96003830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D8">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bottom w:val="dashed" w:color="1F5A87" w:sz="8" w:space="0"/>
            </w:tcBorders>
            <w:vAlign w:val="center"/>
          </w:tcPr>
          <w:p w14:paraId="402C8FD9">
            <w:pPr>
              <w:rPr>
                <w:rFonts w:ascii="Arial" w:hAnsi="Arial" w:cs="Arial"/>
                <w:sz w:val="22"/>
                <w:szCs w:val="22"/>
              </w:rPr>
            </w:pPr>
            <w:r>
              <w:rPr>
                <w:rFonts w:ascii="Arial" w:hAnsi="Arial" w:cs="Arial"/>
                <w:color w:val="000000"/>
                <w:sz w:val="22"/>
                <w:szCs w:val="22"/>
              </w:rPr>
              <w:t>Online/Social Media</w:t>
            </w:r>
          </w:p>
        </w:tc>
        <w:tc>
          <w:tcPr>
            <w:tcW w:w="5357" w:type="dxa"/>
            <w:tcBorders>
              <w:bottom w:val="dashed" w:color="1F5A87" w:sz="8" w:space="0"/>
            </w:tcBorders>
            <w:vAlign w:val="center"/>
          </w:tcPr>
          <w:p w14:paraId="402C8FDA">
            <w:pPr>
              <w:pStyle w:val="23"/>
              <w:numPr>
                <w:ilvl w:val="2"/>
                <w:numId w:val="19"/>
              </w:numPr>
              <w:ind w:left="390" w:hanging="390"/>
              <w:rPr>
                <w:rFonts w:ascii="Arial" w:hAnsi="Arial" w:cs="Arial"/>
                <w:sz w:val="22"/>
                <w:szCs w:val="22"/>
              </w:rPr>
            </w:pPr>
            <w:r>
              <w:rPr>
                <w:rFonts w:ascii="Arial" w:hAnsi="Arial" w:cs="Arial"/>
                <w:sz w:val="22"/>
                <w:szCs w:val="22"/>
              </w:rPr>
              <w:t xml:space="preserve">Specify where recruitment will be posted. </w:t>
            </w:r>
          </w:p>
          <w:p w14:paraId="402C8FDB">
            <w:pPr>
              <w:pStyle w:val="23"/>
              <w:numPr>
                <w:ilvl w:val="2"/>
                <w:numId w:val="19"/>
              </w:numPr>
              <w:ind w:left="390" w:hanging="390"/>
              <w:rPr>
                <w:rFonts w:ascii="Arial" w:hAnsi="Arial" w:cs="Arial"/>
                <w:sz w:val="22"/>
                <w:szCs w:val="22"/>
              </w:rPr>
            </w:pPr>
            <w:r>
              <w:rPr>
                <w:rFonts w:ascii="Arial" w:hAnsi="Arial" w:cs="Arial"/>
                <w:sz w:val="22"/>
                <w:szCs w:val="22"/>
              </w:rPr>
              <w:t>Specify whether the location is public (open access) or private (controlled access).</w:t>
            </w:r>
          </w:p>
          <w:p w14:paraId="402C8FDC">
            <w:pPr>
              <w:pStyle w:val="23"/>
              <w:numPr>
                <w:ilvl w:val="2"/>
                <w:numId w:val="19"/>
              </w:numPr>
              <w:ind w:left="390" w:hanging="390"/>
              <w:rPr>
                <w:rFonts w:ascii="Arial" w:hAnsi="Arial" w:cs="Arial"/>
                <w:sz w:val="22"/>
                <w:szCs w:val="22"/>
              </w:rPr>
            </w:pPr>
            <w:r>
              <w:rPr>
                <w:rFonts w:ascii="Arial" w:hAnsi="Arial" w:cs="Arial"/>
                <w:sz w:val="22"/>
                <w:szCs w:val="22"/>
              </w:rPr>
              <w:t>Attach: Recruitment material.</w:t>
            </w:r>
          </w:p>
        </w:tc>
      </w:tr>
      <w:tr w14:paraId="402C8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74156508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DE">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bottom w:val="dashed" w:color="1F5A87" w:sz="8" w:space="0"/>
            </w:tcBorders>
            <w:vAlign w:val="center"/>
          </w:tcPr>
          <w:p w14:paraId="402C8FDF">
            <w:pPr>
              <w:shd w:val="clear" w:color="auto" w:fill="FFFFFF"/>
              <w:rPr>
                <w:rFonts w:ascii="Arial" w:hAnsi="Arial" w:cs="Arial"/>
                <w:color w:val="000000"/>
                <w:sz w:val="22"/>
                <w:szCs w:val="22"/>
              </w:rPr>
            </w:pPr>
            <w:r>
              <w:rPr>
                <w:rFonts w:ascii="Arial" w:hAnsi="Arial" w:cs="Arial"/>
                <w:sz w:val="22"/>
                <w:szCs w:val="22"/>
              </w:rPr>
              <w:t>Participants are identified from another IRB approved study and they have given permission for future contact</w:t>
            </w:r>
          </w:p>
        </w:tc>
        <w:tc>
          <w:tcPr>
            <w:tcW w:w="5357" w:type="dxa"/>
            <w:tcBorders>
              <w:bottom w:val="dashed" w:color="1F5A87" w:sz="8" w:space="0"/>
            </w:tcBorders>
            <w:vAlign w:val="center"/>
          </w:tcPr>
          <w:p w14:paraId="402C8FE0">
            <w:pPr>
              <w:rPr>
                <w:rFonts w:ascii="Arial" w:hAnsi="Arial" w:cs="Arial"/>
                <w:sz w:val="22"/>
                <w:szCs w:val="22"/>
              </w:rPr>
            </w:pPr>
            <w:r>
              <w:rPr>
                <w:rFonts w:ascii="Arial" w:hAnsi="Arial" w:cs="Arial"/>
                <w:sz w:val="22"/>
                <w:szCs w:val="22"/>
              </w:rPr>
              <w:t xml:space="preserve">Specify IRB number(s). </w:t>
            </w:r>
          </w:p>
        </w:tc>
      </w:tr>
      <w:tr w14:paraId="402C8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56825801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E2">
                <w:pPr>
                  <w:jc w:val="center"/>
                  <w:rPr>
                    <w:rFonts w:ascii="Arial" w:hAnsi="Arial" w:cs="Arial"/>
                    <w:sz w:val="22"/>
                    <w:szCs w:val="22"/>
                  </w:rPr>
                </w:pPr>
                <w:r>
                  <w:rPr>
                    <w:rFonts w:hint="eastAsia" w:ascii="MS Gothic" w:hAnsi="MS Gothic" w:eastAsia="MS Gothic" w:cs="Arial"/>
                    <w:sz w:val="22"/>
                    <w:szCs w:val="22"/>
                  </w:rPr>
                  <w:t>☐</w:t>
                </w:r>
              </w:p>
            </w:tc>
          </w:sdtContent>
        </w:sdt>
        <w:tc>
          <w:tcPr>
            <w:tcW w:w="5037" w:type="dxa"/>
            <w:tcBorders>
              <w:bottom w:val="dashed" w:color="1F5A87" w:sz="8" w:space="0"/>
            </w:tcBorders>
            <w:vAlign w:val="center"/>
          </w:tcPr>
          <w:p w14:paraId="402C8FE3">
            <w:pPr>
              <w:shd w:val="clear" w:color="auto" w:fill="FFFFFF"/>
              <w:rPr>
                <w:rFonts w:ascii="Arial" w:hAnsi="Arial" w:cs="Arial"/>
                <w:color w:val="000000"/>
                <w:sz w:val="22"/>
                <w:szCs w:val="22"/>
              </w:rPr>
            </w:pPr>
            <w:r>
              <w:rPr>
                <w:rFonts w:ascii="Arial" w:hAnsi="Arial" w:cs="Arial"/>
                <w:color w:val="000000"/>
                <w:sz w:val="22"/>
                <w:szCs w:val="22"/>
              </w:rPr>
              <w:t>Study team will approach students, employees, patients, economically, educationally, or cognitively disadvantaged </w:t>
            </w:r>
          </w:p>
          <w:p w14:paraId="402C8FE4">
            <w:pPr>
              <w:rPr>
                <w:rFonts w:ascii="Arial" w:hAnsi="Arial" w:cs="Arial"/>
                <w:sz w:val="22"/>
                <w:szCs w:val="22"/>
              </w:rPr>
            </w:pPr>
          </w:p>
        </w:tc>
        <w:tc>
          <w:tcPr>
            <w:tcW w:w="5357" w:type="dxa"/>
            <w:tcBorders>
              <w:bottom w:val="dashed" w:color="1F5A87" w:sz="8" w:space="0"/>
            </w:tcBorders>
            <w:vAlign w:val="center"/>
          </w:tcPr>
          <w:p w14:paraId="402C8FE5">
            <w:pPr>
              <w:shd w:val="clear" w:color="auto" w:fill="FFFFFF"/>
              <w:rPr>
                <w:rFonts w:ascii="Arial" w:hAnsi="Arial" w:cs="Arial"/>
                <w:b/>
                <w:spacing w:val="2"/>
                <w:sz w:val="22"/>
                <w:szCs w:val="22"/>
              </w:rPr>
            </w:pPr>
            <w:r>
              <w:rPr>
                <w:rStyle w:val="16"/>
                <w:rFonts w:ascii="Arial" w:hAnsi="Arial" w:cs="Arial"/>
                <w:b w:val="0"/>
                <w:bCs w:val="0"/>
                <w:spacing w:val="2"/>
                <w:sz w:val="22"/>
                <w:szCs w:val="22"/>
              </w:rPr>
              <w:t>Attach recruitment and consent documents that reflect an individual’s decision to participate in research will not affect:</w:t>
            </w:r>
          </w:p>
          <w:p w14:paraId="402C8FE6">
            <w:pPr>
              <w:pStyle w:val="44"/>
              <w:shd w:val="clear" w:color="auto" w:fill="FFFFFF"/>
              <w:spacing w:before="0" w:beforeAutospacing="0" w:after="0" w:afterAutospacing="0"/>
              <w:ind w:left="458" w:hanging="270"/>
              <w:rPr>
                <w:rFonts w:ascii="Arial" w:hAnsi="Arial" w:cs="Arial"/>
                <w:b/>
                <w:spacing w:val="2"/>
                <w:sz w:val="22"/>
                <w:szCs w:val="22"/>
              </w:rPr>
            </w:pPr>
            <w:sdt>
              <w:sdtPr>
                <w:rPr>
                  <w:rFonts w:ascii="Arial" w:hAnsi="Arial" w:eastAsia="MS Gothic" w:cs="Arial"/>
                  <w:sz w:val="22"/>
                  <w:szCs w:val="22"/>
                </w:rPr>
                <w:id w:val="-1323733073"/>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Style w:val="16"/>
                <w:rFonts w:ascii="Arial" w:hAnsi="Arial" w:cs="Arial"/>
                <w:b w:val="0"/>
                <w:bCs w:val="0"/>
                <w:spacing w:val="2"/>
                <w:sz w:val="22"/>
                <w:szCs w:val="22"/>
              </w:rPr>
              <w:t>their relationship with UCI,</w:t>
            </w:r>
          </w:p>
          <w:p w14:paraId="402C8FE7">
            <w:pPr>
              <w:pStyle w:val="44"/>
              <w:shd w:val="clear" w:color="auto" w:fill="FFFFFF"/>
              <w:spacing w:before="0" w:beforeAutospacing="0" w:after="0" w:afterAutospacing="0"/>
              <w:ind w:left="458" w:hanging="270"/>
              <w:rPr>
                <w:rFonts w:ascii="Arial" w:hAnsi="Arial" w:cs="Arial"/>
                <w:b/>
                <w:spacing w:val="2"/>
                <w:sz w:val="22"/>
                <w:szCs w:val="22"/>
              </w:rPr>
            </w:pPr>
            <w:sdt>
              <w:sdtPr>
                <w:rPr>
                  <w:rFonts w:ascii="Arial" w:hAnsi="Arial" w:eastAsia="MS Gothic" w:cs="Arial"/>
                  <w:sz w:val="22"/>
                  <w:szCs w:val="22"/>
                </w:rPr>
                <w:id w:val="1421135704"/>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Style w:val="16"/>
                <w:rFonts w:ascii="Arial" w:hAnsi="Arial" w:cs="Arial"/>
                <w:b w:val="0"/>
                <w:bCs w:val="0"/>
                <w:spacing w:val="2"/>
                <w:sz w:val="22"/>
                <w:szCs w:val="22"/>
              </w:rPr>
              <w:t>how their doctor cares for them as a patient or their care at UC Health in general and/or</w:t>
            </w:r>
          </w:p>
          <w:p w14:paraId="402C8FE8">
            <w:pPr>
              <w:pStyle w:val="44"/>
              <w:shd w:val="clear" w:color="auto" w:fill="FFFFFF"/>
              <w:spacing w:before="0" w:beforeAutospacing="0" w:after="0" w:afterAutospacing="0"/>
              <w:ind w:left="458" w:hanging="270"/>
              <w:rPr>
                <w:rFonts w:ascii="Arial" w:hAnsi="Arial" w:cs="Arial"/>
                <w:b/>
                <w:spacing w:val="2"/>
                <w:sz w:val="22"/>
                <w:szCs w:val="22"/>
              </w:rPr>
            </w:pPr>
            <w:sdt>
              <w:sdtPr>
                <w:rPr>
                  <w:rFonts w:ascii="Arial" w:hAnsi="Arial" w:eastAsia="MS Gothic" w:cs="Arial"/>
                  <w:sz w:val="22"/>
                  <w:szCs w:val="22"/>
                </w:rPr>
                <w:id w:val="952376115"/>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Style w:val="16"/>
                <w:rFonts w:ascii="Arial" w:hAnsi="Arial" w:cs="Arial"/>
                <w:b w:val="0"/>
                <w:bCs w:val="0"/>
                <w:spacing w:val="2"/>
                <w:sz w:val="22"/>
                <w:szCs w:val="22"/>
              </w:rPr>
              <w:t>how their instructor grades their performance in the course.</w:t>
            </w:r>
          </w:p>
        </w:tc>
      </w:tr>
      <w:tr w14:paraId="402C8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104402346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EA">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bottom w:val="dashed" w:color="1F5A87" w:sz="8" w:space="0"/>
            </w:tcBorders>
            <w:vAlign w:val="center"/>
          </w:tcPr>
          <w:p w14:paraId="402C8FEB">
            <w:pPr>
              <w:rPr>
                <w:rFonts w:ascii="Arial" w:hAnsi="Arial" w:cs="Arial"/>
                <w:sz w:val="22"/>
                <w:szCs w:val="22"/>
              </w:rPr>
            </w:pPr>
            <w:r>
              <w:rPr>
                <w:rFonts w:ascii="Arial" w:hAnsi="Arial" w:cs="Arial"/>
                <w:color w:val="000000"/>
                <w:sz w:val="22"/>
                <w:szCs w:val="22"/>
              </w:rPr>
              <w:t>Study team will contact potential participants who have given prior permission to be contacted for research studies</w:t>
            </w:r>
          </w:p>
        </w:tc>
        <w:tc>
          <w:tcPr>
            <w:tcW w:w="5357" w:type="dxa"/>
            <w:tcBorders>
              <w:bottom w:val="dashed" w:color="1F5A87" w:sz="8" w:space="0"/>
            </w:tcBorders>
            <w:vAlign w:val="center"/>
          </w:tcPr>
          <w:p w14:paraId="402C8FEC">
            <w:pPr>
              <w:rPr>
                <w:rFonts w:ascii="Arial" w:hAnsi="Arial" w:cs="Arial"/>
                <w:sz w:val="22"/>
                <w:szCs w:val="22"/>
              </w:rPr>
            </w:pPr>
            <w:r>
              <w:rPr>
                <w:rFonts w:ascii="Arial" w:hAnsi="Arial" w:cs="Arial"/>
                <w:sz w:val="22"/>
                <w:szCs w:val="22"/>
              </w:rPr>
              <w:t xml:space="preserve">Specify how permission was granted and documented.  </w:t>
            </w:r>
          </w:p>
          <w:p w14:paraId="402C8FED">
            <w:pPr>
              <w:rPr>
                <w:rFonts w:ascii="Arial" w:hAnsi="Arial" w:cs="Arial"/>
                <w:sz w:val="22"/>
                <w:szCs w:val="22"/>
              </w:rPr>
            </w:pPr>
          </w:p>
          <w:p w14:paraId="402C8FEE">
            <w:pPr>
              <w:pStyle w:val="23"/>
              <w:ind w:left="360"/>
              <w:rPr>
                <w:rFonts w:ascii="Arial" w:hAnsi="Arial" w:cs="Arial"/>
                <w:sz w:val="22"/>
                <w:szCs w:val="22"/>
              </w:rPr>
            </w:pPr>
          </w:p>
        </w:tc>
      </w:tr>
      <w:tr w14:paraId="402C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001962416"/>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8FF0">
                <w:pPr>
                  <w:jc w:val="center"/>
                  <w:rPr>
                    <w:rFonts w:ascii="Arial" w:hAnsi="Arial" w:cs="Arial"/>
                    <w:sz w:val="22"/>
                    <w:szCs w:val="22"/>
                  </w:rPr>
                </w:pPr>
                <w:r>
                  <w:rPr>
                    <w:rFonts w:ascii="MS Gothic" w:hAnsi="MS Gothic" w:eastAsia="MS Gothic" w:cs="Segoe UI Symbol"/>
                    <w:sz w:val="22"/>
                    <w:szCs w:val="22"/>
                  </w:rPr>
                  <w:t>☒</w:t>
                </w:r>
              </w:p>
            </w:tc>
          </w:sdtContent>
        </w:sdt>
        <w:tc>
          <w:tcPr>
            <w:tcW w:w="5037" w:type="dxa"/>
            <w:tcBorders>
              <w:bottom w:val="dashed" w:color="1F5A87" w:sz="8" w:space="0"/>
            </w:tcBorders>
            <w:vAlign w:val="center"/>
          </w:tcPr>
          <w:p w14:paraId="402C8FF1">
            <w:pPr>
              <w:rPr>
                <w:rFonts w:ascii="Arial" w:hAnsi="Arial" w:cs="Arial"/>
                <w:sz w:val="22"/>
                <w:szCs w:val="22"/>
              </w:rPr>
            </w:pPr>
            <w:r>
              <w:rPr>
                <w:rFonts w:ascii="Arial" w:hAnsi="Arial" w:cs="Arial"/>
                <w:color w:val="000000"/>
                <w:sz w:val="22"/>
                <w:szCs w:val="22"/>
              </w:rPr>
              <w:t>UCI Participant Pool</w:t>
            </w:r>
          </w:p>
        </w:tc>
        <w:tc>
          <w:tcPr>
            <w:tcW w:w="5357" w:type="dxa"/>
            <w:tcBorders>
              <w:bottom w:val="dashed" w:color="1F5A87" w:sz="8" w:space="0"/>
            </w:tcBorders>
            <w:vAlign w:val="center"/>
          </w:tcPr>
          <w:p w14:paraId="402C8FF2">
            <w:pPr>
              <w:rPr>
                <w:rFonts w:ascii="Arial" w:hAnsi="Arial" w:cs="Arial"/>
                <w:sz w:val="22"/>
                <w:szCs w:val="22"/>
              </w:rPr>
            </w:pPr>
            <w:r>
              <w:rPr>
                <w:rFonts w:ascii="Arial" w:hAnsi="Arial" w:cs="Arial"/>
                <w:sz w:val="22"/>
                <w:szCs w:val="22"/>
              </w:rPr>
              <w:t xml:space="preserve">Specify pool(s). </w:t>
            </w:r>
          </w:p>
        </w:tc>
      </w:tr>
      <w:tr w14:paraId="402C8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258104217"/>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8FF4">
                <w:pPr>
                  <w:jc w:val="center"/>
                  <w:rPr>
                    <w:rFonts w:ascii="Arial" w:hAnsi="Arial" w:cs="Arial"/>
                    <w:sz w:val="22"/>
                    <w:szCs w:val="22"/>
                  </w:rPr>
                </w:pPr>
                <w:r>
                  <w:rPr>
                    <w:rFonts w:ascii="Segoe UI Symbol" w:hAnsi="Segoe UI Symbol" w:eastAsia="MS Gothic" w:cs="Segoe UI Symbol"/>
                    <w:sz w:val="22"/>
                    <w:szCs w:val="22"/>
                  </w:rPr>
                  <w:t>☐</w:t>
                </w:r>
              </w:p>
            </w:tc>
          </w:sdtContent>
        </w:sdt>
        <w:tc>
          <w:tcPr>
            <w:tcW w:w="5037" w:type="dxa"/>
            <w:tcBorders>
              <w:top w:val="dashed" w:color="1F5A87" w:sz="8" w:space="0"/>
              <w:bottom w:val="dashed" w:color="1F5A87" w:sz="8" w:space="0"/>
            </w:tcBorders>
            <w:vAlign w:val="center"/>
          </w:tcPr>
          <w:p w14:paraId="402C8FF5">
            <w:pPr>
              <w:rPr>
                <w:rFonts w:ascii="Arial" w:hAnsi="Arial" w:cs="Arial"/>
                <w:sz w:val="22"/>
                <w:szCs w:val="22"/>
              </w:rPr>
            </w:pPr>
            <w:r>
              <w:rPr>
                <w:rFonts w:ascii="Arial" w:hAnsi="Arial" w:cs="Arial"/>
                <w:sz w:val="22"/>
                <w:szCs w:val="22"/>
              </w:rPr>
              <w:t xml:space="preserve">Other </w:t>
            </w:r>
          </w:p>
        </w:tc>
        <w:tc>
          <w:tcPr>
            <w:tcW w:w="5357" w:type="dxa"/>
            <w:tcBorders>
              <w:top w:val="dashed" w:color="1F5A87" w:sz="8" w:space="0"/>
              <w:bottom w:val="dashed" w:color="1F5A87" w:sz="8" w:space="0"/>
            </w:tcBorders>
            <w:vAlign w:val="center"/>
          </w:tcPr>
          <w:p w14:paraId="402C8FF6">
            <w:pPr>
              <w:rPr>
                <w:rFonts w:ascii="Arial" w:hAnsi="Arial" w:cs="Arial"/>
                <w:sz w:val="22"/>
                <w:szCs w:val="22"/>
              </w:rPr>
            </w:pPr>
            <w:r>
              <w:rPr>
                <w:rFonts w:ascii="Arial" w:hAnsi="Arial" w:cs="Arial"/>
                <w:sz w:val="22"/>
                <w:szCs w:val="22"/>
              </w:rPr>
              <w:t xml:space="preserve">Describe below. </w:t>
            </w:r>
          </w:p>
        </w:tc>
      </w:tr>
    </w:tbl>
    <w:p w14:paraId="402C8FF8">
      <w:pPr>
        <w:pStyle w:val="23"/>
        <w:ind w:left="1350"/>
        <w:rPr>
          <w:rFonts w:ascii="Arial" w:hAnsi="Arial" w:cs="Arial"/>
          <w:sz w:val="22"/>
          <w:szCs w:val="22"/>
        </w:rPr>
      </w:pPr>
    </w:p>
    <w:tbl>
      <w:tblPr>
        <w:tblStyle w:val="14"/>
        <w:tblW w:w="10710" w:type="dxa"/>
        <w:tblCaption w:val="Answer Box"/>
        <w:tblDescription w:val="This space is provided for the answer to question 4.3. if you answered &quot;yes&quot; to having a relationship with the study population."/>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0"/>
      </w:tblGrid>
      <w:tr w14:paraId="402C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10" w:type="dxa"/>
            <w:tcBorders>
              <w:top w:val="single" w:color="E8960C" w:sz="24" w:space="0"/>
              <w:left w:val="single" w:color="E8960C" w:sz="24" w:space="0"/>
              <w:bottom w:val="single" w:color="E8960C" w:sz="24" w:space="0"/>
              <w:right w:val="single" w:color="E8960C" w:sz="24" w:space="0"/>
            </w:tcBorders>
            <w:vAlign w:val="center"/>
          </w:tcPr>
          <w:p w14:paraId="402C8FF9">
            <w:pPr>
              <w:pStyle w:val="31"/>
              <w:numPr>
                <w:ilvl w:val="0"/>
                <w:numId w:val="20"/>
              </w:numPr>
              <w:rPr>
                <w:rFonts w:ascii="Arial" w:hAnsi="Arial" w:eastAsia="宋体" w:cs="Arial"/>
                <w:lang w:eastAsia="zh-CN"/>
              </w:rPr>
            </w:pPr>
            <w:commentRangeStart w:id="8"/>
            <w:commentRangeStart w:id="9"/>
            <w:r>
              <w:rPr>
                <w:rFonts w:hint="eastAsia" w:ascii="Arial" w:hAnsi="Arial" w:eastAsia="宋体" w:cs="Arial"/>
                <w:lang w:eastAsia="zh-CN"/>
              </w:rPr>
              <w:t>The flyers promoting our research will be posted at public space at UCI campus</w:t>
            </w:r>
          </w:p>
          <w:p w14:paraId="402C8FFA">
            <w:pPr>
              <w:pStyle w:val="31"/>
              <w:numPr>
                <w:ilvl w:val="0"/>
                <w:numId w:val="20"/>
              </w:numPr>
              <w:rPr>
                <w:rFonts w:ascii="Arial" w:hAnsi="Arial" w:eastAsia="宋体" w:cs="Arial"/>
                <w:lang w:eastAsia="zh-CN"/>
              </w:rPr>
            </w:pPr>
            <w:r>
              <w:rPr>
                <w:rFonts w:hint="eastAsia" w:ascii="Arial" w:hAnsi="Arial" w:eastAsia="宋体" w:cs="Arial"/>
                <w:lang w:eastAsia="zh-CN"/>
              </w:rPr>
              <w:t>UCI school of social ecology human subject lab pool (SONA) will be used to post our research.</w:t>
            </w:r>
            <w:commentRangeEnd w:id="8"/>
            <w:r>
              <w:rPr>
                <w:rStyle w:val="21"/>
                <w:rFonts w:ascii="Times New Roman" w:hAnsi="Times New Roman" w:eastAsia="Times New Roman" w:cs="Times New Roman"/>
              </w:rPr>
              <w:commentReference w:id="8"/>
            </w:r>
            <w:commentRangeEnd w:id="9"/>
            <w:r>
              <w:commentReference w:id="9"/>
            </w:r>
          </w:p>
        </w:tc>
      </w:tr>
    </w:tbl>
    <w:p w14:paraId="402C8FFC">
      <w:pPr>
        <w:pStyle w:val="31"/>
        <w:rPr>
          <w:rFonts w:ascii="Arial" w:hAnsi="Arial" w:cs="Arial"/>
        </w:rPr>
      </w:pPr>
    </w:p>
    <w:p w14:paraId="402C8FFD">
      <w:pPr>
        <w:rPr>
          <w:rFonts w:ascii="Arial" w:hAnsi="Arial" w:cs="Arial"/>
          <w:sz w:val="22"/>
          <w:szCs w:val="22"/>
        </w:rPr>
      </w:pPr>
      <w:r>
        <w:rPr>
          <w:rFonts w:ascii="Arial" w:hAnsi="Arial" w:cs="Arial"/>
          <w:b/>
          <w:bCs/>
          <w:sz w:val="22"/>
          <w:szCs w:val="22"/>
        </w:rPr>
        <w:t>5.2 Relationship with Participant Population:</w:t>
      </w:r>
      <w:r>
        <w:rPr>
          <w:rFonts w:ascii="Arial" w:hAnsi="Arial" w:cs="Arial"/>
          <w:sz w:val="22"/>
          <w:szCs w:val="22"/>
        </w:rPr>
        <w:t xml:space="preserve"> Address whether members of the study team have an existing relationship with the study population(s).</w:t>
      </w:r>
    </w:p>
    <w:p w14:paraId="402C8FFE">
      <w:pPr>
        <w:pStyle w:val="31"/>
        <w:ind w:left="360" w:hanging="360"/>
        <w:rPr>
          <w:rFonts w:ascii="Arial" w:hAnsi="Arial" w:cs="Arial"/>
        </w:rPr>
      </w:pPr>
      <w:sdt>
        <w:sdtPr>
          <w:rPr>
            <w:rFonts w:ascii="Arial" w:hAnsi="Arial" w:cs="Arial"/>
          </w:rPr>
          <w:id w:val="2079406523"/>
          <w14:checkbox>
            <w14:checked w14:val="1"/>
            <w14:checkedState w14:val="2612" w14:font="MS Gothic"/>
            <w14:uncheckedState w14:val="2610" w14:font="MS Gothic"/>
          </w14:checkbox>
        </w:sdtPr>
        <w:sdtEndPr>
          <w:rPr>
            <w:rFonts w:ascii="Arial" w:hAnsi="Arial" w:cs="Arial"/>
          </w:rPr>
        </w:sdtEndPr>
        <w:sdtContent>
          <w:r>
            <w:rPr>
              <w:rFonts w:ascii="MS Gothic" w:hAnsi="MS Gothic" w:eastAsia="MS Gothic" w:cs="Segoe UI Symbol"/>
            </w:rPr>
            <w:t>☒</w:t>
          </w:r>
        </w:sdtContent>
      </w:sdt>
      <w:r>
        <w:rPr>
          <w:rFonts w:ascii="Arial" w:hAnsi="Arial" w:cs="Arial"/>
        </w:rPr>
        <w:t xml:space="preserve"> No, describe how invasion of privacy will be reduced or managed.</w:t>
      </w:r>
    </w:p>
    <w:p w14:paraId="402C8FFF">
      <w:pPr>
        <w:ind w:left="360" w:hanging="360"/>
        <w:rPr>
          <w:rFonts w:ascii="Arial" w:hAnsi="Arial" w:cs="Arial"/>
          <w:sz w:val="22"/>
          <w:szCs w:val="22"/>
        </w:rPr>
      </w:pPr>
      <w:sdt>
        <w:sdtPr>
          <w:rPr>
            <w:rFonts w:ascii="Arial" w:hAnsi="Arial" w:eastAsia="MS Gothic" w:cs="Arial"/>
            <w:sz w:val="22"/>
            <w:szCs w:val="22"/>
          </w:rPr>
          <w:id w:val="151414169"/>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Yes, describe the nature of the relationship. </w:t>
      </w:r>
    </w:p>
    <w:p w14:paraId="402C9000">
      <w:pPr>
        <w:pStyle w:val="23"/>
        <w:numPr>
          <w:ilvl w:val="2"/>
          <w:numId w:val="21"/>
        </w:numPr>
        <w:ind w:left="990"/>
        <w:rPr>
          <w:rFonts w:ascii="Arial" w:hAnsi="Arial" w:cs="Arial"/>
          <w:sz w:val="22"/>
          <w:szCs w:val="22"/>
        </w:rPr>
      </w:pPr>
      <w:r>
        <w:rPr>
          <w:rFonts w:ascii="Arial" w:hAnsi="Arial" w:cs="Arial"/>
          <w:sz w:val="22"/>
          <w:szCs w:val="22"/>
        </w:rPr>
        <w:t xml:space="preserve">Specify how the potential undue influence of this relationship will be minimized. </w:t>
      </w:r>
    </w:p>
    <w:p w14:paraId="402C9001">
      <w:pPr>
        <w:pStyle w:val="23"/>
        <w:numPr>
          <w:ilvl w:val="2"/>
          <w:numId w:val="21"/>
        </w:numPr>
        <w:ind w:left="990"/>
        <w:rPr>
          <w:rFonts w:ascii="Arial" w:hAnsi="Arial" w:cs="Arial"/>
          <w:sz w:val="22"/>
          <w:szCs w:val="22"/>
        </w:rPr>
      </w:pPr>
      <w:r>
        <w:rPr>
          <w:rFonts w:ascii="Arial" w:hAnsi="Arial" w:cs="Arial"/>
          <w:sz w:val="22"/>
          <w:szCs w:val="22"/>
        </w:rPr>
        <w:t xml:space="preserve">If applicable, specify how therapeutic misconception will be minimized in the recruitment/consent process. </w:t>
      </w:r>
    </w:p>
    <w:p w14:paraId="402C9002">
      <w:pPr>
        <w:pStyle w:val="23"/>
        <w:numPr>
          <w:ilvl w:val="2"/>
          <w:numId w:val="21"/>
        </w:numPr>
        <w:ind w:left="990"/>
        <w:rPr>
          <w:rFonts w:ascii="Arial" w:hAnsi="Arial" w:cs="Arial"/>
          <w:sz w:val="22"/>
          <w:szCs w:val="22"/>
        </w:rPr>
      </w:pPr>
      <w:r>
        <w:rPr>
          <w:rFonts w:ascii="Arial" w:hAnsi="Arial" w:cs="Arial"/>
          <w:sz w:val="22"/>
          <w:szCs w:val="22"/>
        </w:rPr>
        <w:t>Specify the precautions taken to avoid compromised objectivity.</w:t>
      </w:r>
    </w:p>
    <w:p w14:paraId="402C9003">
      <w:pPr>
        <w:pStyle w:val="23"/>
        <w:ind w:left="1350"/>
        <w:rPr>
          <w:rFonts w:ascii="Arial" w:hAnsi="Arial" w:cs="Arial"/>
          <w:sz w:val="22"/>
          <w:szCs w:val="22"/>
        </w:rPr>
      </w:pPr>
    </w:p>
    <w:tbl>
      <w:tblPr>
        <w:tblStyle w:val="14"/>
        <w:tblW w:w="10440" w:type="dxa"/>
        <w:tblCaption w:val="Answer Box"/>
        <w:tblDescription w:val="This space is provided for the answer to question 4.3. if you answered &quot;yes&quot; to having a relationship with the study population."/>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29218908"/>
            <w:placeholder>
              <w:docPart w:val="F4F76A5EA97746189105440265B53FD3"/>
            </w:placeholder>
          </w:sdtPr>
          <w:sdtEndPr>
            <w:rPr>
              <w:rStyle w:val="15"/>
              <w:rFonts w:ascii="Arial" w:hAnsi="Arial" w:cs="Arial"/>
            </w:rPr>
          </w:sdtEndPr>
          <w:sdtContent>
            <w:tc>
              <w:tcPr>
                <w:tcW w:w="10440" w:type="dxa"/>
                <w:tcBorders>
                  <w:top w:val="single" w:color="E8960C" w:sz="24" w:space="0"/>
                  <w:left w:val="single" w:color="E8960C" w:sz="24" w:space="0"/>
                  <w:bottom w:val="single" w:color="E8960C" w:sz="24" w:space="0"/>
                  <w:right w:val="single" w:color="E8960C" w:sz="24" w:space="0"/>
                </w:tcBorders>
                <w:vAlign w:val="center"/>
              </w:tcPr>
              <w:p w14:paraId="402C9004">
                <w:pPr>
                  <w:pStyle w:val="31"/>
                  <w:rPr>
                    <w:rFonts w:ascii="Arial" w:hAnsi="Arial" w:cs="Arial"/>
                  </w:rPr>
                </w:pPr>
                <w:commentRangeStart w:id="10"/>
                <w:commentRangeStart w:id="11"/>
                <w:r>
                  <w:rPr>
                    <w:rStyle w:val="32"/>
                    <w:rFonts w:hint="eastAsia" w:ascii="Arial" w:hAnsi="Arial" w:eastAsia="宋体" w:cs="Arial"/>
                    <w:lang w:eastAsia="zh-CN"/>
                  </w:rPr>
                  <w:t>The promotion methods are all public. There</w:t>
                </w:r>
                <w:r>
                  <w:rPr>
                    <w:rStyle w:val="32"/>
                    <w:rFonts w:ascii="Arial" w:hAnsi="Arial" w:eastAsia="宋体" w:cs="Arial"/>
                    <w:lang w:eastAsia="zh-CN"/>
                  </w:rPr>
                  <w:t>’</w:t>
                </w:r>
                <w:r>
                  <w:rPr>
                    <w:rStyle w:val="32"/>
                    <w:rFonts w:hint="eastAsia" w:ascii="Arial" w:hAnsi="Arial" w:eastAsia="宋体" w:cs="Arial"/>
                    <w:lang w:eastAsia="zh-CN"/>
                  </w:rPr>
                  <w:t>s no personal contact to potential participants.</w:t>
                </w:r>
                <w:commentRangeEnd w:id="10"/>
                <w:r>
                  <w:rPr>
                    <w:rStyle w:val="21"/>
                    <w:rFonts w:ascii="Times New Roman" w:hAnsi="Times New Roman" w:eastAsia="Times New Roman" w:cs="Times New Roman"/>
                  </w:rPr>
                  <w:commentReference w:id="10"/>
                </w:r>
                <w:commentRangeEnd w:id="11"/>
                <w:r>
                  <w:commentReference w:id="11"/>
                </w:r>
              </w:p>
            </w:tc>
          </w:sdtContent>
        </w:sdt>
      </w:tr>
    </w:tbl>
    <w:p w14:paraId="402C9006">
      <w:pPr>
        <w:rPr>
          <w:rFonts w:ascii="Arial" w:hAnsi="Arial" w:cs="Arial"/>
          <w:sz w:val="22"/>
          <w:szCs w:val="22"/>
        </w:rPr>
      </w:pPr>
    </w:p>
    <w:p w14:paraId="402C9007">
      <w:pPr>
        <w:pStyle w:val="24"/>
        <w:shd w:val="clear" w:color="auto" w:fill="255799"/>
        <w:spacing w:before="0" w:after="0"/>
        <w:rPr>
          <w:rFonts w:ascii="Arial" w:hAnsi="Arial" w:cs="Arial"/>
          <w:sz w:val="22"/>
          <w:szCs w:val="22"/>
        </w:rPr>
      </w:pPr>
      <w:r>
        <w:rPr>
          <w:rFonts w:ascii="Arial" w:hAnsi="Arial" w:cs="Arial"/>
          <w:sz w:val="22"/>
          <w:szCs w:val="22"/>
        </w:rPr>
        <w:t xml:space="preserve"> 6.  FINANCIAL CONSIDERATIONS FOR PARTICIPANTS</w:t>
      </w:r>
    </w:p>
    <w:p w14:paraId="402C9008">
      <w:pPr>
        <w:pStyle w:val="31"/>
        <w:rPr>
          <w:rFonts w:ascii="Arial" w:hAnsi="Arial" w:cs="Arial"/>
          <w:b/>
          <w:bCs/>
        </w:rPr>
      </w:pPr>
    </w:p>
    <w:p w14:paraId="402C9009">
      <w:pPr>
        <w:pStyle w:val="23"/>
        <w:numPr>
          <w:ilvl w:val="1"/>
          <w:numId w:val="22"/>
        </w:numPr>
        <w:rPr>
          <w:rFonts w:ascii="Arial" w:hAnsi="Arial" w:cs="Arial"/>
          <w:sz w:val="22"/>
          <w:szCs w:val="22"/>
        </w:rPr>
      </w:pPr>
      <w:r>
        <w:rPr>
          <w:rFonts w:ascii="Arial" w:hAnsi="Arial" w:cs="Arial"/>
          <w:b/>
          <w:bCs/>
          <w:sz w:val="22"/>
          <w:szCs w:val="22"/>
        </w:rPr>
        <w:t>Payment to participants:</w:t>
      </w:r>
      <w:r>
        <w:rPr>
          <w:rFonts w:ascii="Arial" w:hAnsi="Arial" w:cs="Arial"/>
          <w:sz w:val="22"/>
          <w:szCs w:val="22"/>
        </w:rPr>
        <w:t xml:space="preserve"> </w:t>
      </w:r>
    </w:p>
    <w:p w14:paraId="402C900A">
      <w:pPr>
        <w:pStyle w:val="23"/>
        <w:numPr>
          <w:ilvl w:val="2"/>
          <w:numId w:val="22"/>
        </w:numPr>
        <w:rPr>
          <w:rFonts w:ascii="Arial" w:hAnsi="Arial" w:cs="Arial"/>
          <w:sz w:val="22"/>
          <w:szCs w:val="22"/>
        </w:rPr>
      </w:pPr>
      <w:r>
        <w:rPr>
          <w:rFonts w:ascii="Arial" w:hAnsi="Arial" w:cs="Arial"/>
          <w:sz w:val="22"/>
          <w:szCs w:val="22"/>
        </w:rPr>
        <w:t xml:space="preserve">Describe any payments made to participants for their time &amp; efforts in research. For more information visit, </w:t>
      </w:r>
      <w:r>
        <w:fldChar w:fldCharType="begin"/>
      </w:r>
      <w:r>
        <w:instrText xml:space="preserve"> HYPERLINK "https://research.uci.edu/human-research-protections/research-subjects/" \l "payments" \t "_blank" </w:instrText>
      </w:r>
      <w:r>
        <w:fldChar w:fldCharType="separate"/>
      </w:r>
      <w:r>
        <w:rPr>
          <w:rStyle w:val="20"/>
          <w:rFonts w:ascii="Arial" w:hAnsi="Arial" w:cs="Arial"/>
          <w:sz w:val="22"/>
          <w:szCs w:val="22"/>
        </w:rPr>
        <w:t>Payments to Participants</w:t>
      </w:r>
      <w:r>
        <w:rPr>
          <w:rStyle w:val="20"/>
          <w:rFonts w:ascii="Arial" w:hAnsi="Arial" w:cs="Arial"/>
          <w:sz w:val="22"/>
          <w:szCs w:val="22"/>
        </w:rPr>
        <w:fldChar w:fldCharType="end"/>
      </w:r>
      <w:r>
        <w:rPr>
          <w:rFonts w:ascii="Arial" w:hAnsi="Arial" w:cs="Arial"/>
          <w:sz w:val="22"/>
          <w:szCs w:val="22"/>
        </w:rPr>
        <w:t xml:space="preserve">. </w:t>
      </w:r>
    </w:p>
    <w:p w14:paraId="402C900B">
      <w:pPr>
        <w:pStyle w:val="23"/>
        <w:numPr>
          <w:ilvl w:val="2"/>
          <w:numId w:val="22"/>
        </w:numPr>
        <w:rPr>
          <w:rFonts w:ascii="Arial" w:hAnsi="Arial" w:cs="Arial"/>
          <w:sz w:val="22"/>
          <w:szCs w:val="22"/>
        </w:rPr>
      </w:pPr>
      <w:r>
        <w:rPr>
          <w:rFonts w:ascii="Arial" w:hAnsi="Arial" w:cs="Arial"/>
          <w:sz w:val="22"/>
          <w:szCs w:val="22"/>
        </w:rPr>
        <w:t xml:space="preserve">List the total payments for research participation. </w:t>
      </w:r>
    </w:p>
    <w:p w14:paraId="402C900C">
      <w:pPr>
        <w:pStyle w:val="23"/>
        <w:numPr>
          <w:ilvl w:val="2"/>
          <w:numId w:val="22"/>
        </w:numPr>
        <w:rPr>
          <w:rFonts w:ascii="Arial" w:hAnsi="Arial" w:cs="Arial"/>
          <w:sz w:val="22"/>
          <w:szCs w:val="22"/>
        </w:rPr>
      </w:pPr>
      <w:r>
        <w:rPr>
          <w:rFonts w:ascii="Arial" w:hAnsi="Arial" w:cs="Arial"/>
          <w:sz w:val="22"/>
          <w:szCs w:val="22"/>
        </w:rPr>
        <w:t>If there are multiple study sessions, payment should be offered on a pro-rated basis. Describe how payment will be pro-rated.</w:t>
      </w:r>
    </w:p>
    <w:p w14:paraId="402C900D">
      <w:pPr>
        <w:pStyle w:val="23"/>
        <w:numPr>
          <w:ilvl w:val="2"/>
          <w:numId w:val="22"/>
        </w:numPr>
        <w:rPr>
          <w:rFonts w:ascii="Arial" w:hAnsi="Arial" w:cs="Arial"/>
          <w:sz w:val="22"/>
          <w:szCs w:val="22"/>
        </w:rPr>
      </w:pPr>
      <w:r>
        <w:rPr>
          <w:rFonts w:ascii="Arial" w:hAnsi="Arial" w:cs="Arial"/>
          <w:sz w:val="22"/>
          <w:szCs w:val="22"/>
        </w:rPr>
        <w:t xml:space="preserve">Specify when payment will be made. </w:t>
      </w:r>
    </w:p>
    <w:p w14:paraId="402C900E">
      <w:pPr>
        <w:pStyle w:val="23"/>
        <w:numPr>
          <w:ilvl w:val="2"/>
          <w:numId w:val="22"/>
        </w:numPr>
        <w:rPr>
          <w:rFonts w:ascii="Arial" w:hAnsi="Arial" w:cs="Arial"/>
          <w:sz w:val="22"/>
          <w:szCs w:val="22"/>
        </w:rPr>
      </w:pPr>
      <w:r>
        <w:rPr>
          <w:rFonts w:ascii="Arial" w:hAnsi="Arial" w:cs="Arial"/>
          <w:sz w:val="22"/>
          <w:szCs w:val="22"/>
        </w:rPr>
        <w:t>If participants receive greater than or equal to $600, the protocol and the consent document must disclose that participant names and social security numbers are reported to UCI Accounting for tax purposes.</w:t>
      </w:r>
    </w:p>
    <w:p w14:paraId="402C900F">
      <w:pPr>
        <w:pStyle w:val="23"/>
        <w:rPr>
          <w:rFonts w:ascii="Arial" w:hAnsi="Arial" w:cs="Arial"/>
          <w:sz w:val="22"/>
          <w:szCs w:val="22"/>
        </w:rPr>
      </w:pPr>
    </w:p>
    <w:tbl>
      <w:tblPr>
        <w:tblStyle w:val="14"/>
        <w:tblW w:w="10800" w:type="dxa"/>
        <w:tblCaption w:val="Answer Box"/>
        <w:tblDescription w:val="This space is provided for the answer to question 11.2."/>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800" w:type="dxa"/>
            <w:tcBorders>
              <w:top w:val="single" w:color="E8960C" w:sz="24" w:space="0"/>
              <w:left w:val="single" w:color="E8960C" w:sz="24" w:space="0"/>
              <w:bottom w:val="single" w:color="E8960C" w:sz="24" w:space="0"/>
              <w:right w:val="single" w:color="E8960C" w:sz="24" w:space="0"/>
            </w:tcBorders>
            <w:vAlign w:val="center"/>
          </w:tcPr>
          <w:p w14:paraId="402C9010">
            <w:pPr>
              <w:pStyle w:val="31"/>
              <w:tabs>
                <w:tab w:val="left" w:pos="3667"/>
              </w:tabs>
              <w:rPr>
                <w:rFonts w:ascii="Arial" w:hAnsi="Arial" w:eastAsia="宋体" w:cs="Arial"/>
                <w:lang w:eastAsia="zh-CN"/>
              </w:rPr>
            </w:pPr>
            <w:r>
              <w:rPr>
                <w:rFonts w:hint="eastAsia" w:ascii="Arial" w:hAnsi="Arial" w:eastAsia="宋体" w:cs="Arial"/>
                <w:lang w:eastAsia="zh-CN"/>
              </w:rPr>
              <w:t xml:space="preserve">We will pay participants 15 dollars per hour. </w:t>
            </w:r>
          </w:p>
          <w:p w14:paraId="402C9011">
            <w:pPr>
              <w:pStyle w:val="31"/>
              <w:tabs>
                <w:tab w:val="left" w:pos="3667"/>
              </w:tabs>
              <w:rPr>
                <w:rFonts w:ascii="Arial" w:hAnsi="Arial" w:eastAsia="宋体" w:cs="Arial"/>
                <w:lang w:eastAsia="zh-CN"/>
              </w:rPr>
            </w:pPr>
          </w:p>
          <w:p w14:paraId="402C9012">
            <w:pPr>
              <w:pStyle w:val="31"/>
              <w:tabs>
                <w:tab w:val="left" w:pos="3667"/>
              </w:tabs>
              <w:rPr>
                <w:rFonts w:ascii="Arial" w:hAnsi="Arial" w:eastAsia="宋体" w:cs="Arial"/>
                <w:lang w:eastAsia="zh-CN"/>
              </w:rPr>
            </w:pPr>
            <w:r>
              <w:rPr>
                <w:rFonts w:hint="eastAsia" w:ascii="Arial" w:hAnsi="Arial" w:eastAsia="宋体" w:cs="Arial"/>
                <w:lang w:eastAsia="zh-CN"/>
              </w:rPr>
              <w:t>The total payment will be 45 dollars for 3 hours experiment  (15 dollars for each hour) + 5 dollars based on completion = 50 dollars.</w:t>
            </w:r>
          </w:p>
          <w:p w14:paraId="402C9013">
            <w:pPr>
              <w:pStyle w:val="31"/>
              <w:tabs>
                <w:tab w:val="left" w:pos="3667"/>
              </w:tabs>
              <w:rPr>
                <w:rFonts w:ascii="Arial" w:hAnsi="Arial" w:eastAsia="宋体" w:cs="Arial"/>
                <w:lang w:eastAsia="zh-CN"/>
              </w:rPr>
            </w:pPr>
          </w:p>
          <w:p w14:paraId="402C9014">
            <w:pPr>
              <w:pStyle w:val="31"/>
              <w:tabs>
                <w:tab w:val="left" w:pos="3667"/>
              </w:tabs>
              <w:rPr>
                <w:rFonts w:ascii="Arial" w:hAnsi="Arial" w:eastAsia="宋体" w:cs="Arial"/>
                <w:lang w:eastAsia="zh-CN"/>
              </w:rPr>
            </w:pPr>
            <w:r>
              <w:rPr>
                <w:rFonts w:hint="eastAsia" w:ascii="Arial" w:hAnsi="Arial" w:eastAsia="宋体" w:cs="Arial"/>
                <w:lang w:eastAsia="zh-CN"/>
              </w:rPr>
              <w:t>The payment will be made after each day.</w:t>
            </w:r>
          </w:p>
        </w:tc>
      </w:tr>
    </w:tbl>
    <w:p w14:paraId="402C9016">
      <w:pPr>
        <w:rPr>
          <w:rFonts w:ascii="Arial" w:hAnsi="Arial" w:cs="Arial" w:eastAsiaTheme="majorEastAsia"/>
          <w:b/>
          <w:color w:val="FFFFFF" w:themeColor="background1"/>
          <w:sz w:val="22"/>
          <w:szCs w:val="22"/>
          <w14:textFill>
            <w14:solidFill>
              <w14:schemeClr w14:val="bg1"/>
            </w14:solidFill>
          </w14:textFill>
        </w:rPr>
      </w:pPr>
    </w:p>
    <w:p w14:paraId="402C9017">
      <w:pPr>
        <w:pStyle w:val="31"/>
        <w:numPr>
          <w:ilvl w:val="1"/>
          <w:numId w:val="22"/>
        </w:numPr>
        <w:rPr>
          <w:rFonts w:ascii="Arial" w:hAnsi="Arial" w:cs="Arial"/>
        </w:rPr>
      </w:pPr>
      <w:r>
        <w:rPr>
          <w:rFonts w:ascii="Arial" w:hAnsi="Arial" w:cs="Arial"/>
          <w:b/>
          <w:bCs/>
        </w:rPr>
        <w:t>Costs to participants:</w:t>
      </w:r>
      <w:r>
        <w:rPr>
          <w:rFonts w:ascii="Arial" w:hAnsi="Arial" w:cs="Arial"/>
        </w:rPr>
        <w:t xml:space="preserve"> </w:t>
      </w:r>
    </w:p>
    <w:p w14:paraId="402C9018">
      <w:pPr>
        <w:pStyle w:val="31"/>
        <w:numPr>
          <w:ilvl w:val="2"/>
          <w:numId w:val="22"/>
        </w:numPr>
        <w:rPr>
          <w:rFonts w:ascii="Arial" w:hAnsi="Arial" w:cs="Arial"/>
        </w:rPr>
      </w:pPr>
      <w:r>
        <w:rPr>
          <w:rFonts w:ascii="Arial" w:hAnsi="Arial" w:cs="Arial"/>
        </w:rPr>
        <w:t xml:space="preserve">Describe any research-related cost to participants or their insurers, include covering parking costs. </w:t>
      </w:r>
    </w:p>
    <w:p w14:paraId="402C9019">
      <w:pPr>
        <w:pStyle w:val="31"/>
        <w:numPr>
          <w:ilvl w:val="2"/>
          <w:numId w:val="22"/>
        </w:numPr>
        <w:rPr>
          <w:rFonts w:ascii="Arial" w:hAnsi="Arial" w:cs="Arial"/>
        </w:rPr>
      </w:pPr>
      <w:r>
        <w:rPr>
          <w:rFonts w:ascii="Arial" w:hAnsi="Arial" w:cs="Arial"/>
        </w:rPr>
        <w:t xml:space="preserve">Describe any requirements for reimbursement (e.g. receipt) of out-of-pocket expenses paid by participants. </w:t>
      </w:r>
    </w:p>
    <w:p w14:paraId="402C901A">
      <w:pPr>
        <w:pStyle w:val="31"/>
        <w:ind w:left="720"/>
        <w:rPr>
          <w:rFonts w:ascii="Arial" w:hAnsi="Arial" w:cs="Arial"/>
        </w:rPr>
      </w:pPr>
    </w:p>
    <w:tbl>
      <w:tblPr>
        <w:tblStyle w:val="14"/>
        <w:tblW w:w="10800" w:type="dxa"/>
        <w:tblCaption w:val="Answer Box"/>
        <w:tblDescription w:val="This space is provided for the answer to question 11.2."/>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347787918"/>
            <w:placeholder>
              <w:docPart w:val="5819FE0F6BC7DC429B33D9F10ED1AE03"/>
            </w:placeholder>
          </w:sdtPr>
          <w:sdtEndPr>
            <w:rPr>
              <w:rStyle w:val="15"/>
              <w:rFonts w:ascii="Arial" w:hAnsi="Arial" w:cs="Arial"/>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901B">
                <w:pPr>
                  <w:pStyle w:val="31"/>
                  <w:rPr>
                    <w:rFonts w:ascii="Arial" w:hAnsi="Arial" w:cs="Arial"/>
                  </w:rPr>
                </w:pPr>
                <w:r>
                  <w:rPr>
                    <w:rStyle w:val="32"/>
                    <w:rFonts w:hint="eastAsia" w:ascii="Arial" w:hAnsi="Arial" w:eastAsia="宋体" w:cs="Arial"/>
                    <w:lang w:eastAsia="zh-CN"/>
                  </w:rPr>
                  <w:t>No other costs will be paid to participants.</w:t>
                </w:r>
              </w:p>
            </w:tc>
          </w:sdtContent>
        </w:sdt>
      </w:tr>
    </w:tbl>
    <w:p w14:paraId="402C901D">
      <w:pPr>
        <w:pStyle w:val="31"/>
        <w:ind w:left="360"/>
        <w:rPr>
          <w:rFonts w:ascii="Arial" w:hAnsi="Arial" w:cs="Arial"/>
        </w:rPr>
      </w:pPr>
    </w:p>
    <w:p w14:paraId="402C901E">
      <w:pPr>
        <w:pStyle w:val="24"/>
        <w:shd w:val="clear" w:color="auto" w:fill="255799"/>
        <w:spacing w:before="0" w:after="0"/>
        <w:rPr>
          <w:rFonts w:ascii="Arial" w:hAnsi="Arial" w:cs="Arial"/>
          <w:sz w:val="22"/>
          <w:szCs w:val="22"/>
        </w:rPr>
      </w:pPr>
      <w:r>
        <w:rPr>
          <w:rFonts w:ascii="Arial" w:hAnsi="Arial" w:cs="Arial"/>
          <w:sz w:val="22"/>
          <w:szCs w:val="22"/>
        </w:rPr>
        <w:t xml:space="preserve"> 7.  INFORMED CONSENT</w:t>
      </w:r>
    </w:p>
    <w:p w14:paraId="402C901F">
      <w:pPr>
        <w:rPr>
          <w:rFonts w:ascii="Arial" w:hAnsi="Arial" w:cs="Arial"/>
          <w:b/>
          <w:bCs/>
          <w:sz w:val="22"/>
          <w:szCs w:val="22"/>
        </w:rPr>
      </w:pPr>
    </w:p>
    <w:p w14:paraId="402C9020">
      <w:pPr>
        <w:rPr>
          <w:rFonts w:ascii="Arial" w:hAnsi="Arial" w:cs="Arial"/>
          <w:sz w:val="22"/>
          <w:szCs w:val="22"/>
        </w:rPr>
      </w:pPr>
      <w:r>
        <w:rPr>
          <w:rFonts w:ascii="Arial" w:hAnsi="Arial" w:cs="Arial"/>
          <w:b/>
          <w:bCs/>
          <w:sz w:val="22"/>
          <w:szCs w:val="22"/>
        </w:rPr>
        <w:t>7.1 Consent Methods:</w:t>
      </w:r>
      <w:r>
        <w:rPr>
          <w:rFonts w:ascii="Arial" w:hAnsi="Arial" w:cs="Arial"/>
          <w:sz w:val="22"/>
          <w:szCs w:val="22"/>
        </w:rPr>
        <w:t xml:space="preserve"> Select all that apply and address the required action, as applicable. </w:t>
      </w:r>
    </w:p>
    <w:p w14:paraId="402C9021">
      <w:pPr>
        <w:rPr>
          <w:rFonts w:ascii="Arial" w:hAnsi="Arial" w:cs="Arial"/>
          <w:sz w:val="22"/>
          <w:szCs w:val="22"/>
        </w:rPr>
      </w:pPr>
    </w:p>
    <w:tbl>
      <w:tblPr>
        <w:tblStyle w:val="14"/>
        <w:tblW w:w="10844"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5246"/>
        <w:gridCol w:w="5162"/>
      </w:tblGrid>
      <w:tr w14:paraId="402C9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06" w:type="dxa"/>
            <w:shd w:val="clear" w:color="auto" w:fill="009443"/>
            <w:vAlign w:val="center"/>
          </w:tcPr>
          <w:p w14:paraId="402C9022">
            <w:pPr>
              <w:jc w:val="center"/>
              <w:rPr>
                <w:rFonts w:ascii="Arial" w:hAnsi="Arial" w:cs="Arial"/>
                <w:b/>
                <w:bCs/>
                <w:color w:val="000000" w:themeColor="text1"/>
                <w:sz w:val="22"/>
                <w:szCs w:val="22"/>
                <w14:textFill>
                  <w14:solidFill>
                    <w14:schemeClr w14:val="tx1"/>
                  </w14:solidFill>
                </w14:textFill>
              </w:rPr>
            </w:pPr>
          </w:p>
        </w:tc>
        <w:tc>
          <w:tcPr>
            <w:tcW w:w="5264" w:type="dxa"/>
            <w:shd w:val="clear" w:color="auto" w:fill="009443"/>
            <w:vAlign w:val="center"/>
          </w:tcPr>
          <w:p w14:paraId="402C9023">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 xml:space="preserve">Consent Methods </w:t>
            </w:r>
          </w:p>
        </w:tc>
        <w:tc>
          <w:tcPr>
            <w:tcW w:w="5174" w:type="dxa"/>
            <w:shd w:val="clear" w:color="auto" w:fill="009443"/>
            <w:vAlign w:val="center"/>
          </w:tcPr>
          <w:p w14:paraId="402C9024">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Required Action</w:t>
            </w:r>
          </w:p>
        </w:tc>
      </w:tr>
      <w:tr w14:paraId="402C9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3789082"/>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26">
                <w:pPr>
                  <w:jc w:val="center"/>
                  <w:rPr>
                    <w:rFonts w:ascii="Arial" w:hAnsi="Arial" w:cs="Arial"/>
                    <w:sz w:val="22"/>
                    <w:szCs w:val="22"/>
                  </w:rPr>
                </w:pPr>
                <w:r>
                  <w:rPr>
                    <w:rFonts w:ascii="MS Gothic" w:hAnsi="MS Gothic"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27">
            <w:pPr>
              <w:rPr>
                <w:rFonts w:ascii="Arial" w:hAnsi="Arial" w:cs="Arial"/>
                <w:sz w:val="22"/>
                <w:szCs w:val="22"/>
              </w:rPr>
            </w:pPr>
            <w:r>
              <w:rPr>
                <w:rFonts w:ascii="Arial" w:hAnsi="Arial" w:cs="Arial"/>
                <w:sz w:val="22"/>
                <w:szCs w:val="22"/>
                <w:shd w:val="clear" w:color="auto" w:fill="FFFFFF"/>
              </w:rPr>
              <w:t>Electronic signed consent [participant or Legally Authorized Representative (LAR)], parental permission, or assent (child or adult unable to consent)</w:t>
            </w:r>
          </w:p>
        </w:tc>
        <w:tc>
          <w:tcPr>
            <w:tcW w:w="5174" w:type="dxa"/>
            <w:tcBorders>
              <w:top w:val="dashed" w:color="1F5A87" w:sz="8" w:space="0"/>
              <w:bottom w:val="dashed" w:color="1F5A87" w:sz="8" w:space="0"/>
            </w:tcBorders>
            <w:vAlign w:val="center"/>
          </w:tcPr>
          <w:p w14:paraId="402C9028">
            <w:pPr>
              <w:pStyle w:val="31"/>
              <w:numPr>
                <w:ilvl w:val="0"/>
                <w:numId w:val="23"/>
              </w:numPr>
              <w:rPr>
                <w:rFonts w:ascii="Arial" w:hAnsi="Arial" w:cs="Arial"/>
              </w:rPr>
            </w:pPr>
            <w:commentRangeStart w:id="12"/>
            <w:r>
              <w:rPr>
                <w:rFonts w:ascii="Arial" w:hAnsi="Arial" w:cs="Arial"/>
              </w:rPr>
              <w:t>Attach the following as applicable:</w:t>
            </w:r>
          </w:p>
          <w:p w14:paraId="402C9029">
            <w:pPr>
              <w:pStyle w:val="31"/>
              <w:ind w:left="968" w:hanging="270"/>
              <w:rPr>
                <w:rFonts w:ascii="Arial" w:hAnsi="Arial" w:cs="Arial"/>
              </w:rPr>
            </w:pPr>
            <w:sdt>
              <w:sdtPr>
                <w:rPr>
                  <w:rFonts w:ascii="Arial" w:hAnsi="Arial" w:eastAsia="MS Gothic" w:cs="Arial"/>
                </w:rPr>
                <w:id w:val="-733627612"/>
                <w14:checkbox>
                  <w14:checked w14:val="0"/>
                  <w14:checkedState w14:val="2612" w14:font="MS Gothic"/>
                  <w14:uncheckedState w14:val="2610" w14:font="MS Gothic"/>
                </w14:checkbox>
              </w:sdtPr>
              <w:sdtEndPr>
                <w:rPr>
                  <w:rFonts w:ascii="Arial" w:hAnsi="Arial" w:eastAsia="MS Gothic" w:cs="Arial"/>
                </w:rPr>
              </w:sdtEndPr>
              <w:sdtContent>
                <w:r>
                  <w:rPr>
                    <w:rFonts w:ascii="Segoe UI Symbol" w:hAnsi="Segoe UI Symbol" w:eastAsia="MS Gothic" w:cs="Segoe UI Symbol"/>
                  </w:rPr>
                  <w:t>☐</w:t>
                </w:r>
              </w:sdtContent>
            </w:sdt>
            <w:r>
              <w:rPr>
                <w:rFonts w:ascii="Arial" w:hAnsi="Arial" w:cs="Arial"/>
              </w:rPr>
              <w:t xml:space="preserve"> consent and/or assent form</w:t>
            </w:r>
          </w:p>
          <w:p w14:paraId="402C902A">
            <w:pPr>
              <w:pStyle w:val="31"/>
              <w:ind w:left="968" w:hanging="270"/>
              <w:rPr>
                <w:rFonts w:ascii="Arial" w:hAnsi="Arial" w:cs="Arial"/>
              </w:rPr>
            </w:pPr>
            <w:sdt>
              <w:sdtPr>
                <w:rPr>
                  <w:rFonts w:ascii="Arial" w:hAnsi="Arial" w:eastAsia="MS Gothic" w:cs="Arial"/>
                </w:rPr>
                <w:id w:val="-127006264"/>
                <w14:checkbox>
                  <w14:checked w14:val="0"/>
                  <w14:checkedState w14:val="2612" w14:font="MS Gothic"/>
                  <w14:uncheckedState w14:val="2610" w14:font="MS Gothic"/>
                </w14:checkbox>
              </w:sdtPr>
              <w:sdtEndPr>
                <w:rPr>
                  <w:rFonts w:ascii="Arial" w:hAnsi="Arial" w:eastAsia="MS Gothic" w:cs="Arial"/>
                </w:rPr>
              </w:sdtEndPr>
              <w:sdtContent>
                <w:r>
                  <w:rPr>
                    <w:rFonts w:ascii="Segoe UI Symbol" w:hAnsi="Segoe UI Symbol" w:eastAsia="MS Gothic" w:cs="Segoe UI Symbol"/>
                  </w:rPr>
                  <w:t>☐</w:t>
                </w:r>
              </w:sdtContent>
            </w:sdt>
            <w:r>
              <w:rPr>
                <w:rFonts w:ascii="Arial" w:hAnsi="Arial" w:cs="Arial"/>
              </w:rPr>
              <w:t xml:space="preserve"> informational materials, including any videos and web-based presentations, which the subject will receive and view during the electronic process</w:t>
            </w:r>
          </w:p>
          <w:p w14:paraId="402C902B">
            <w:pPr>
              <w:pStyle w:val="31"/>
              <w:ind w:left="968" w:hanging="270"/>
              <w:rPr>
                <w:rFonts w:ascii="Arial" w:hAnsi="Arial" w:cs="Arial"/>
              </w:rPr>
            </w:pPr>
            <w:sdt>
              <w:sdtPr>
                <w:rPr>
                  <w:rFonts w:ascii="Arial" w:hAnsi="Arial" w:eastAsia="MS Gothic" w:cs="Arial"/>
                </w:rPr>
                <w:id w:val="1951743162"/>
                <w14:checkbox>
                  <w14:checked w14:val="0"/>
                  <w14:checkedState w14:val="2612" w14:font="MS Gothic"/>
                  <w14:uncheckedState w14:val="2610" w14:font="MS Gothic"/>
                </w14:checkbox>
              </w:sdtPr>
              <w:sdtEndPr>
                <w:rPr>
                  <w:rFonts w:ascii="Arial" w:hAnsi="Arial" w:eastAsia="MS Gothic" w:cs="Arial"/>
                </w:rPr>
              </w:sdtEndPr>
              <w:sdtContent>
                <w:r>
                  <w:rPr>
                    <w:rFonts w:ascii="Segoe UI Symbol" w:hAnsi="Segoe UI Symbol" w:eastAsia="MS Gothic" w:cs="Segoe UI Symbol"/>
                  </w:rPr>
                  <w:t>☐</w:t>
                </w:r>
              </w:sdtContent>
            </w:sdt>
            <w:r>
              <w:rPr>
                <w:rFonts w:ascii="Arial" w:hAnsi="Arial" w:cs="Arial"/>
              </w:rPr>
              <w:t xml:space="preserve"> any optional questions or methods used to gauge subject comprehension of key study elements.</w:t>
            </w:r>
            <w:commentRangeEnd w:id="12"/>
            <w:r>
              <w:rPr>
                <w:rStyle w:val="21"/>
                <w:rFonts w:ascii="Times New Roman" w:hAnsi="Times New Roman" w:eastAsia="Times New Roman" w:cs="Times New Roman"/>
              </w:rPr>
              <w:commentReference w:id="12"/>
            </w:r>
          </w:p>
          <w:p w14:paraId="402C902C">
            <w:pPr>
              <w:pStyle w:val="31"/>
              <w:numPr>
                <w:ilvl w:val="0"/>
                <w:numId w:val="23"/>
              </w:numPr>
              <w:rPr>
                <w:rFonts w:ascii="Arial" w:hAnsi="Arial" w:cs="Arial"/>
              </w:rPr>
            </w:pPr>
            <w:r>
              <w:rPr>
                <w:rFonts w:ascii="Arial" w:hAnsi="Arial" w:cs="Arial"/>
              </w:rPr>
              <w:t xml:space="preserve">For FDA-regulated clinical investigations, specify how the process is </w:t>
            </w:r>
            <w:r>
              <w:fldChar w:fldCharType="begin"/>
            </w:r>
            <w:r>
              <w:instrText xml:space="preserve"> HYPERLINK "https://www.fda.gov/regulatory-information/search-fda-guidance-documents/part-11-electronic-records-electronic-signatures-scope-and-application" \t "_blank" </w:instrText>
            </w:r>
            <w:r>
              <w:fldChar w:fldCharType="separate"/>
            </w:r>
            <w:r>
              <w:rPr>
                <w:rStyle w:val="20"/>
                <w:rFonts w:ascii="Arial" w:hAnsi="Arial" w:cs="Arial"/>
              </w:rPr>
              <w:t>21 CFR 11</w:t>
            </w:r>
            <w:r>
              <w:rPr>
                <w:rStyle w:val="20"/>
                <w:rFonts w:ascii="Arial" w:hAnsi="Arial" w:cs="Arial"/>
              </w:rPr>
              <w:fldChar w:fldCharType="end"/>
            </w:r>
            <w:r>
              <w:rPr>
                <w:rFonts w:ascii="Arial" w:hAnsi="Arial" w:cs="Arial"/>
              </w:rPr>
              <w:t xml:space="preserve"> compliant.</w:t>
            </w:r>
          </w:p>
        </w:tc>
      </w:tr>
      <w:tr w14:paraId="402C9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082526388"/>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2E">
                <w:pPr>
                  <w:jc w:val="center"/>
                  <w:rPr>
                    <w:rFonts w:ascii="Arial" w:hAnsi="Arial" w:cs="Arial"/>
                    <w:sz w:val="22"/>
                    <w:szCs w:val="22"/>
                  </w:rPr>
                </w:pPr>
                <w:r>
                  <w:rPr>
                    <w:rFonts w:ascii="MS Gothic" w:hAnsi="MS Gothic"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2F">
            <w:pPr>
              <w:rPr>
                <w:rFonts w:ascii="Arial" w:hAnsi="Arial" w:cs="Arial"/>
                <w:sz w:val="22"/>
                <w:szCs w:val="22"/>
              </w:rPr>
            </w:pPr>
            <w:r>
              <w:rPr>
                <w:rFonts w:ascii="Arial" w:hAnsi="Arial" w:cs="Arial"/>
                <w:sz w:val="22"/>
                <w:szCs w:val="22"/>
                <w:shd w:val="clear" w:color="auto" w:fill="FFFFFF"/>
              </w:rPr>
              <w:t>Paper-based signed consent (participant or LAR), parental permission, or assent (child or adult unable to consent)</w:t>
            </w:r>
          </w:p>
        </w:tc>
        <w:tc>
          <w:tcPr>
            <w:tcW w:w="5174" w:type="dxa"/>
            <w:tcBorders>
              <w:top w:val="dashed" w:color="1F5A87" w:sz="8" w:space="0"/>
              <w:bottom w:val="dashed" w:color="1F5A87" w:sz="8" w:space="0"/>
            </w:tcBorders>
            <w:vAlign w:val="center"/>
          </w:tcPr>
          <w:p w14:paraId="402C9030">
            <w:pPr>
              <w:rPr>
                <w:rFonts w:ascii="Arial" w:hAnsi="Arial" w:cs="Arial"/>
                <w:sz w:val="22"/>
                <w:szCs w:val="22"/>
              </w:rPr>
            </w:pPr>
            <w:r>
              <w:rPr>
                <w:rFonts w:ascii="Arial" w:hAnsi="Arial" w:cs="Arial"/>
                <w:sz w:val="22"/>
                <w:szCs w:val="22"/>
              </w:rPr>
              <w:t>Attach the consent and/or assent form.</w:t>
            </w:r>
          </w:p>
        </w:tc>
      </w:tr>
      <w:tr w14:paraId="402C9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36817957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32">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33">
            <w:pPr>
              <w:rPr>
                <w:rFonts w:ascii="Arial" w:hAnsi="Arial" w:cs="Arial"/>
                <w:sz w:val="22"/>
                <w:szCs w:val="22"/>
              </w:rPr>
            </w:pPr>
            <w:r>
              <w:rPr>
                <w:rFonts w:ascii="Arial" w:hAnsi="Arial" w:cs="Arial"/>
                <w:sz w:val="22"/>
                <w:szCs w:val="22"/>
                <w:shd w:val="clear" w:color="auto" w:fill="FFFFFF"/>
              </w:rPr>
              <w:t>Verbal/implied consent and/or parental permission</w:t>
            </w:r>
          </w:p>
        </w:tc>
        <w:tc>
          <w:tcPr>
            <w:tcW w:w="5174" w:type="dxa"/>
            <w:tcBorders>
              <w:top w:val="dashed" w:color="1F5A87" w:sz="8" w:space="0"/>
              <w:bottom w:val="dashed" w:color="1F5A87" w:sz="8" w:space="0"/>
            </w:tcBorders>
            <w:vAlign w:val="center"/>
          </w:tcPr>
          <w:p w14:paraId="402C9034">
            <w:pPr>
              <w:rPr>
                <w:rFonts w:ascii="Arial" w:hAnsi="Arial" w:cs="Arial"/>
                <w:sz w:val="22"/>
                <w:szCs w:val="22"/>
              </w:rPr>
            </w:pPr>
            <w:r>
              <w:rPr>
                <w:rFonts w:ascii="Arial" w:hAnsi="Arial" w:cs="Arial"/>
                <w:sz w:val="22"/>
                <w:szCs w:val="22"/>
              </w:rPr>
              <w:t>Attach the following documents:</w:t>
            </w:r>
          </w:p>
          <w:p w14:paraId="402C9035">
            <w:pPr>
              <w:pStyle w:val="23"/>
              <w:numPr>
                <w:ilvl w:val="2"/>
                <w:numId w:val="24"/>
              </w:numPr>
              <w:ind w:left="428" w:hanging="428"/>
              <w:rPr>
                <w:rFonts w:ascii="Arial" w:hAnsi="Arial" w:cs="Arial"/>
                <w:sz w:val="22"/>
                <w:szCs w:val="22"/>
              </w:rPr>
            </w:pPr>
            <w:r>
              <w:fldChar w:fldCharType="begin"/>
            </w:r>
            <w:r>
              <w:instrText xml:space="preserve"> HYPERLINK "https://research.uci.edu/wp-content/uploads/study-information-sheet.docx" </w:instrText>
            </w:r>
            <w:r>
              <w:fldChar w:fldCharType="separate"/>
            </w:r>
            <w:r>
              <w:rPr>
                <w:rStyle w:val="20"/>
                <w:rFonts w:ascii="Arial" w:hAnsi="Arial" w:cs="Arial"/>
                <w:sz w:val="22"/>
                <w:szCs w:val="22"/>
              </w:rPr>
              <w:t>Study Information Sheet</w:t>
            </w:r>
            <w:r>
              <w:rPr>
                <w:rStyle w:val="20"/>
                <w:rFonts w:ascii="Arial" w:hAnsi="Arial" w:cs="Arial"/>
                <w:sz w:val="22"/>
                <w:szCs w:val="22"/>
              </w:rPr>
              <w:fldChar w:fldCharType="end"/>
            </w:r>
            <w:r>
              <w:rPr>
                <w:rFonts w:ascii="Arial" w:hAnsi="Arial" w:cs="Arial"/>
                <w:sz w:val="22"/>
                <w:szCs w:val="22"/>
              </w:rPr>
              <w:t xml:space="preserve"> and</w:t>
            </w:r>
          </w:p>
          <w:p w14:paraId="402C9036">
            <w:pPr>
              <w:pStyle w:val="23"/>
              <w:numPr>
                <w:ilvl w:val="2"/>
                <w:numId w:val="24"/>
              </w:numPr>
              <w:ind w:left="428" w:hanging="428"/>
              <w:rPr>
                <w:rFonts w:ascii="Arial" w:hAnsi="Arial" w:cs="Arial"/>
                <w:sz w:val="22"/>
                <w:szCs w:val="22"/>
              </w:rPr>
            </w:pPr>
            <w:r>
              <w:rPr>
                <w:rFonts w:ascii="Arial" w:hAnsi="Arial" w:cs="Arial"/>
                <w:sz w:val="22"/>
                <w:szCs w:val="22"/>
              </w:rPr>
              <w:t xml:space="preserve">Non-Exempt: </w:t>
            </w:r>
            <w:r>
              <w:fldChar w:fldCharType="begin"/>
            </w:r>
            <w:r>
              <w:instrText xml:space="preserve"> HYPERLINK "https://research.uci.edu/wp-content/uploads/HRP-411-PI-WORKSHEET-Waiver-of-Written-Documentation-of-Consent.docx" </w:instrText>
            </w:r>
            <w:r>
              <w:fldChar w:fldCharType="separate"/>
            </w:r>
            <w:r>
              <w:rPr>
                <w:rStyle w:val="20"/>
                <w:rFonts w:ascii="Arial" w:hAnsi="Arial" w:cs="Arial"/>
                <w:sz w:val="22"/>
                <w:szCs w:val="22"/>
              </w:rPr>
              <w:t>PI WORKSHEET - Waiver of Written Documentation of Consent</w:t>
            </w:r>
            <w:r>
              <w:rPr>
                <w:rStyle w:val="20"/>
                <w:rFonts w:ascii="Arial" w:hAnsi="Arial" w:cs="Arial"/>
                <w:sz w:val="22"/>
                <w:szCs w:val="22"/>
              </w:rPr>
              <w:fldChar w:fldCharType="end"/>
            </w:r>
          </w:p>
        </w:tc>
      </w:tr>
      <w:tr w14:paraId="402C9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sdt>
          <w:sdtPr>
            <w:rPr>
              <w:rFonts w:ascii="Arial" w:hAnsi="Arial" w:cs="Arial"/>
              <w:sz w:val="22"/>
              <w:szCs w:val="22"/>
            </w:rPr>
            <w:id w:val="651026832"/>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038">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bottom w:val="dashed" w:color="1F5A87" w:sz="8" w:space="0"/>
            </w:tcBorders>
            <w:vAlign w:val="center"/>
          </w:tcPr>
          <w:p w14:paraId="402C9039">
            <w:pPr>
              <w:rPr>
                <w:rFonts w:ascii="Arial" w:hAnsi="Arial" w:cs="Arial"/>
                <w:sz w:val="22"/>
                <w:szCs w:val="22"/>
              </w:rPr>
            </w:pPr>
            <w:r>
              <w:rPr>
                <w:rFonts w:ascii="Arial" w:hAnsi="Arial" w:cs="Arial"/>
                <w:sz w:val="22"/>
                <w:szCs w:val="22"/>
                <w:shd w:val="clear" w:color="auto" w:fill="FFFFFF"/>
              </w:rPr>
              <w:t>Verbal/implied assent (child or adult unable to consent)</w:t>
            </w:r>
          </w:p>
        </w:tc>
        <w:tc>
          <w:tcPr>
            <w:tcW w:w="5174" w:type="dxa"/>
            <w:tcBorders>
              <w:bottom w:val="dashed" w:color="1F5A87" w:sz="8" w:space="0"/>
            </w:tcBorders>
            <w:vAlign w:val="center"/>
          </w:tcPr>
          <w:p w14:paraId="402C903A">
            <w:pPr>
              <w:rPr>
                <w:rFonts w:ascii="Arial" w:hAnsi="Arial" w:cs="Arial"/>
                <w:sz w:val="22"/>
                <w:szCs w:val="22"/>
              </w:rPr>
            </w:pPr>
            <w:r>
              <w:rPr>
                <w:rFonts w:ascii="Arial" w:hAnsi="Arial" w:cs="Arial"/>
                <w:sz w:val="22"/>
                <w:szCs w:val="22"/>
              </w:rPr>
              <w:t>Attach the assent script.</w:t>
            </w:r>
          </w:p>
        </w:tc>
      </w:tr>
      <w:tr w14:paraId="402C9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trPr>
        <w:sdt>
          <w:sdtPr>
            <w:rPr>
              <w:rFonts w:ascii="Arial" w:hAnsi="Arial" w:cs="Arial"/>
              <w:sz w:val="22"/>
              <w:szCs w:val="22"/>
            </w:rPr>
            <w:id w:val="-174770968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3C">
                <w:pPr>
                  <w:jc w:val="center"/>
                  <w:rPr>
                    <w:rFonts w:ascii="Arial" w:hAnsi="Arial" w:eastAsia="MS Gothic"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3D">
            <w:pPr>
              <w:rPr>
                <w:rFonts w:ascii="Arial" w:hAnsi="Arial" w:cs="Arial"/>
                <w:sz w:val="22"/>
                <w:szCs w:val="22"/>
                <w:shd w:val="clear" w:color="auto" w:fill="FFFFFF"/>
              </w:rPr>
            </w:pPr>
            <w:r>
              <w:rPr>
                <w:rFonts w:ascii="Arial" w:hAnsi="Arial" w:cs="Arial"/>
                <w:sz w:val="22"/>
                <w:szCs w:val="22"/>
                <w:shd w:val="clear" w:color="auto" w:fill="FFFFFF"/>
              </w:rPr>
              <w:t>Consent materials will be translated for non-English speaking participants or their LAR once IRB approval is granted</w:t>
            </w:r>
          </w:p>
        </w:tc>
        <w:tc>
          <w:tcPr>
            <w:tcW w:w="5174" w:type="dxa"/>
            <w:tcBorders>
              <w:top w:val="dashed" w:color="1F5A87" w:sz="8" w:space="0"/>
              <w:bottom w:val="dashed" w:color="1F5A87" w:sz="8" w:space="0"/>
            </w:tcBorders>
            <w:vAlign w:val="center"/>
          </w:tcPr>
          <w:p w14:paraId="402C903E">
            <w:pPr>
              <w:rPr>
                <w:rFonts w:ascii="Arial" w:hAnsi="Arial" w:cs="Arial"/>
                <w:sz w:val="22"/>
                <w:szCs w:val="22"/>
              </w:rPr>
            </w:pPr>
            <w:r>
              <w:rPr>
                <w:rFonts w:ascii="Arial" w:hAnsi="Arial" w:cs="Arial"/>
                <w:sz w:val="22"/>
                <w:szCs w:val="22"/>
              </w:rPr>
              <w:t>If study team members are responsible for obtaining informed consent from non-English speaking subjects, provide their qualifications to serve in this capacity (i.e. language fluency) in the Study Team section in the ZOT IRB form.</w:t>
            </w:r>
          </w:p>
        </w:tc>
      </w:tr>
      <w:tr w14:paraId="402C9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9878274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40">
                <w:pPr>
                  <w:jc w:val="center"/>
                  <w:rPr>
                    <w:rFonts w:ascii="Arial" w:hAnsi="Arial" w:eastAsia="MS Gothic"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41">
            <w:pPr>
              <w:rPr>
                <w:rFonts w:ascii="Arial" w:hAnsi="Arial" w:cs="Arial"/>
                <w:sz w:val="22"/>
                <w:szCs w:val="22"/>
                <w:shd w:val="clear" w:color="auto" w:fill="FFFFFF"/>
              </w:rPr>
            </w:pPr>
            <w:r>
              <w:rPr>
                <w:rFonts w:ascii="Arial" w:hAnsi="Arial" w:cs="Arial"/>
                <w:sz w:val="22"/>
                <w:szCs w:val="22"/>
                <w:shd w:val="clear" w:color="auto" w:fill="FFFFFF"/>
              </w:rPr>
              <w:t>Short Form Consent</w:t>
            </w:r>
          </w:p>
        </w:tc>
        <w:tc>
          <w:tcPr>
            <w:tcW w:w="5174" w:type="dxa"/>
            <w:tcBorders>
              <w:top w:val="dashed" w:color="1F5A87" w:sz="8" w:space="0"/>
              <w:bottom w:val="dashed" w:color="1F5A87" w:sz="8" w:space="0"/>
            </w:tcBorders>
            <w:vAlign w:val="center"/>
          </w:tcPr>
          <w:p w14:paraId="402C9042">
            <w:pPr>
              <w:rPr>
                <w:rFonts w:ascii="Arial" w:hAnsi="Arial" w:cs="Arial"/>
                <w:sz w:val="22"/>
                <w:szCs w:val="22"/>
              </w:rPr>
            </w:pPr>
            <w:r>
              <w:rPr>
                <w:rFonts w:ascii="Arial" w:hAnsi="Arial" w:cs="Arial"/>
                <w:sz w:val="22"/>
                <w:szCs w:val="22"/>
              </w:rPr>
              <w:t>N/A</w:t>
            </w:r>
          </w:p>
        </w:tc>
      </w:tr>
      <w:tr w14:paraId="402C9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912699162"/>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044">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bottom w:val="dashed" w:color="1F5A87" w:sz="8" w:space="0"/>
            </w:tcBorders>
            <w:vAlign w:val="center"/>
          </w:tcPr>
          <w:p w14:paraId="402C9045">
            <w:pPr>
              <w:rPr>
                <w:rFonts w:ascii="Arial" w:hAnsi="Arial" w:cs="Arial"/>
                <w:sz w:val="22"/>
                <w:szCs w:val="22"/>
              </w:rPr>
            </w:pPr>
            <w:r>
              <w:rPr>
                <w:rFonts w:ascii="Arial" w:hAnsi="Arial" w:cs="Arial"/>
                <w:sz w:val="22"/>
                <w:szCs w:val="22"/>
                <w:shd w:val="clear" w:color="auto" w:fill="FFFFFF"/>
              </w:rPr>
              <w:t>No consent or parental permission</w:t>
            </w:r>
          </w:p>
        </w:tc>
        <w:tc>
          <w:tcPr>
            <w:tcW w:w="5174" w:type="dxa"/>
            <w:tcBorders>
              <w:bottom w:val="dashed" w:color="1F5A87" w:sz="8" w:space="0"/>
            </w:tcBorders>
            <w:vAlign w:val="center"/>
          </w:tcPr>
          <w:p w14:paraId="402C9046">
            <w:pPr>
              <w:rPr>
                <w:rFonts w:ascii="Arial" w:hAnsi="Arial" w:cs="Arial"/>
                <w:sz w:val="22"/>
                <w:szCs w:val="22"/>
              </w:rPr>
            </w:pPr>
            <w:r>
              <w:rPr>
                <w:rFonts w:ascii="Arial" w:hAnsi="Arial" w:cs="Arial"/>
                <w:sz w:val="22"/>
                <w:szCs w:val="22"/>
              </w:rPr>
              <w:t xml:space="preserve">Non-Exempt: Attach the </w:t>
            </w:r>
            <w:r>
              <w:fldChar w:fldCharType="begin"/>
            </w:r>
            <w:r>
              <w:instrText xml:space="preserve"> HYPERLINK "https://research.uci.edu/wp-content/uploads/HRP-410-PI-WORKSHEET-Waiver-or-Alteration-of-Consent-Process.docx" </w:instrText>
            </w:r>
            <w:r>
              <w:fldChar w:fldCharType="separate"/>
            </w:r>
            <w:r>
              <w:rPr>
                <w:rStyle w:val="20"/>
                <w:rFonts w:ascii="Arial" w:hAnsi="Arial" w:cs="Arial"/>
                <w:sz w:val="22"/>
                <w:szCs w:val="22"/>
              </w:rPr>
              <w:t>PI WORKSHEET - Waiver or Alteration of Consent Process</w:t>
            </w:r>
            <w:r>
              <w:rPr>
                <w:rStyle w:val="20"/>
                <w:rFonts w:ascii="Arial" w:hAnsi="Arial" w:cs="Arial"/>
                <w:sz w:val="22"/>
                <w:szCs w:val="22"/>
              </w:rPr>
              <w:fldChar w:fldCharType="end"/>
            </w:r>
          </w:p>
        </w:tc>
      </w:tr>
      <w:tr w14:paraId="402C9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86953774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48">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49">
            <w:pPr>
              <w:rPr>
                <w:rFonts w:ascii="Arial" w:hAnsi="Arial" w:cs="Arial"/>
                <w:sz w:val="22"/>
                <w:szCs w:val="22"/>
              </w:rPr>
            </w:pPr>
            <w:r>
              <w:rPr>
                <w:rFonts w:ascii="Arial" w:hAnsi="Arial" w:cs="Arial"/>
                <w:sz w:val="22"/>
                <w:szCs w:val="22"/>
                <w:shd w:val="clear" w:color="auto" w:fill="FFFFFF"/>
              </w:rPr>
              <w:t>No assent (child or adult unable to consent)</w:t>
            </w:r>
          </w:p>
        </w:tc>
        <w:tc>
          <w:tcPr>
            <w:tcW w:w="5174" w:type="dxa"/>
            <w:tcBorders>
              <w:top w:val="dashed" w:color="1F5A87" w:sz="8" w:space="0"/>
              <w:bottom w:val="dashed" w:color="1F5A87" w:sz="8" w:space="0"/>
            </w:tcBorders>
            <w:vAlign w:val="center"/>
          </w:tcPr>
          <w:p w14:paraId="402C904A">
            <w:pPr>
              <w:rPr>
                <w:rFonts w:ascii="Arial" w:hAnsi="Arial" w:cs="Arial"/>
                <w:sz w:val="22"/>
                <w:szCs w:val="22"/>
              </w:rPr>
            </w:pPr>
            <w:r>
              <w:rPr>
                <w:rFonts w:ascii="Arial" w:hAnsi="Arial" w:cs="Arial"/>
                <w:sz w:val="22"/>
                <w:szCs w:val="22"/>
              </w:rPr>
              <w:t>N/A</w:t>
            </w:r>
          </w:p>
        </w:tc>
      </w:tr>
      <w:tr w14:paraId="402C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23570650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4C">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4D">
            <w:pPr>
              <w:rPr>
                <w:rFonts w:ascii="Arial" w:hAnsi="Arial" w:cs="Arial"/>
                <w:sz w:val="22"/>
                <w:szCs w:val="22"/>
              </w:rPr>
            </w:pPr>
            <w:r>
              <w:rPr>
                <w:rFonts w:ascii="Arial" w:hAnsi="Arial" w:cs="Arial"/>
                <w:sz w:val="22"/>
                <w:szCs w:val="22"/>
                <w:shd w:val="clear" w:color="auto" w:fill="FFFFFF"/>
              </w:rPr>
              <w:t xml:space="preserve">Emergency exception to informed consent </w:t>
            </w:r>
          </w:p>
        </w:tc>
        <w:tc>
          <w:tcPr>
            <w:tcW w:w="5174" w:type="dxa"/>
            <w:tcBorders>
              <w:top w:val="dashed" w:color="1F5A87" w:sz="8" w:space="0"/>
              <w:bottom w:val="dashed" w:color="1F5A87" w:sz="8" w:space="0"/>
            </w:tcBorders>
            <w:vAlign w:val="center"/>
          </w:tcPr>
          <w:p w14:paraId="402C904E">
            <w:pPr>
              <w:rPr>
                <w:rFonts w:ascii="Arial" w:hAnsi="Arial" w:cs="Arial"/>
                <w:sz w:val="22"/>
                <w:szCs w:val="22"/>
              </w:rPr>
            </w:pPr>
            <w:r>
              <w:rPr>
                <w:rFonts w:ascii="Arial" w:hAnsi="Arial" w:cs="Arial"/>
                <w:sz w:val="22"/>
                <w:szCs w:val="22"/>
              </w:rPr>
              <w:t>N/A</w:t>
            </w:r>
          </w:p>
        </w:tc>
      </w:tr>
    </w:tbl>
    <w:p w14:paraId="402C9050">
      <w:pPr>
        <w:pStyle w:val="31"/>
        <w:ind w:left="720"/>
        <w:rPr>
          <w:rFonts w:ascii="Arial" w:hAnsi="Arial" w:cs="Arial"/>
        </w:rPr>
      </w:pPr>
    </w:p>
    <w:p w14:paraId="402C9051">
      <w:pPr>
        <w:rPr>
          <w:rFonts w:ascii="Arial" w:hAnsi="Arial" w:cs="Arial"/>
          <w:sz w:val="22"/>
          <w:szCs w:val="22"/>
        </w:rPr>
      </w:pPr>
      <w:r>
        <w:rPr>
          <w:rFonts w:ascii="Arial" w:hAnsi="Arial" w:cs="Arial"/>
          <w:b/>
          <w:bCs/>
          <w:sz w:val="22"/>
          <w:szCs w:val="22"/>
        </w:rPr>
        <w:t>7.2 Consent/Assent Process Description:</w:t>
      </w:r>
    </w:p>
    <w:p w14:paraId="402C9052">
      <w:pPr>
        <w:pStyle w:val="23"/>
        <w:numPr>
          <w:ilvl w:val="2"/>
          <w:numId w:val="25"/>
        </w:numPr>
        <w:rPr>
          <w:rFonts w:ascii="Arial" w:hAnsi="Arial" w:cs="Arial"/>
          <w:sz w:val="22"/>
          <w:szCs w:val="22"/>
        </w:rPr>
      </w:pPr>
      <w:r>
        <w:rPr>
          <w:rFonts w:ascii="Arial" w:hAnsi="Arial" w:cs="Arial"/>
          <w:sz w:val="22"/>
          <w:szCs w:val="22"/>
        </w:rPr>
        <w:t>Provide a breakdown of the groups (as applicable) and consent/assent procedures for each</w:t>
      </w:r>
      <w:r>
        <w:rPr>
          <w:rFonts w:ascii="Arial" w:hAnsi="Arial" w:eastAsia="MS Gothic" w:cs="Arial"/>
          <w:sz w:val="22"/>
          <w:szCs w:val="22"/>
        </w:rPr>
        <w:t xml:space="preserve">. </w:t>
      </w:r>
    </w:p>
    <w:p w14:paraId="402C9053">
      <w:pPr>
        <w:pStyle w:val="23"/>
        <w:numPr>
          <w:ilvl w:val="2"/>
          <w:numId w:val="25"/>
        </w:numPr>
        <w:rPr>
          <w:rFonts w:ascii="Arial" w:hAnsi="Arial" w:cs="Arial"/>
          <w:sz w:val="22"/>
          <w:szCs w:val="22"/>
        </w:rPr>
      </w:pPr>
      <w:r>
        <w:rPr>
          <w:rFonts w:ascii="Arial" w:hAnsi="Arial" w:cs="Arial"/>
          <w:sz w:val="22"/>
          <w:szCs w:val="22"/>
        </w:rPr>
        <w:t>Describe the type of setting(s) in which the consent/assent process will be conducted – if the setting is not private, describe the measures to protect confidentiality.</w:t>
      </w:r>
    </w:p>
    <w:p w14:paraId="402C9054">
      <w:pPr>
        <w:pStyle w:val="23"/>
        <w:numPr>
          <w:ilvl w:val="2"/>
          <w:numId w:val="25"/>
        </w:numPr>
        <w:rPr>
          <w:rFonts w:ascii="Arial" w:hAnsi="Arial" w:cs="Arial"/>
          <w:sz w:val="22"/>
          <w:szCs w:val="22"/>
        </w:rPr>
      </w:pPr>
      <w:r>
        <w:rPr>
          <w:rFonts w:ascii="Arial" w:hAnsi="Arial" w:cs="Arial"/>
          <w:sz w:val="22"/>
          <w:szCs w:val="22"/>
        </w:rPr>
        <w:t xml:space="preserve">Describe the measures that will be taken to provide prospective research participants (their parent or LAR) with sufficient opportunity to consider participating in the study. </w:t>
      </w:r>
    </w:p>
    <w:p w14:paraId="402C9055">
      <w:pPr>
        <w:pStyle w:val="23"/>
        <w:numPr>
          <w:ilvl w:val="2"/>
          <w:numId w:val="25"/>
        </w:numPr>
        <w:rPr>
          <w:rFonts w:ascii="Arial" w:hAnsi="Arial" w:cs="Arial"/>
          <w:sz w:val="22"/>
          <w:szCs w:val="22"/>
        </w:rPr>
      </w:pPr>
      <w:r>
        <w:rPr>
          <w:rFonts w:ascii="Arial" w:hAnsi="Arial" w:cs="Arial"/>
          <w:sz w:val="22"/>
          <w:szCs w:val="22"/>
        </w:rPr>
        <w:t>Specify the length of time participants are given to decide whether they wish to participate in the study.</w:t>
      </w:r>
    </w:p>
    <w:p w14:paraId="402C9056">
      <w:pPr>
        <w:pStyle w:val="23"/>
        <w:numPr>
          <w:ilvl w:val="2"/>
          <w:numId w:val="25"/>
        </w:numPr>
        <w:rPr>
          <w:rFonts w:ascii="Arial" w:hAnsi="Arial" w:cs="Arial"/>
          <w:sz w:val="22"/>
          <w:szCs w:val="22"/>
        </w:rPr>
      </w:pPr>
      <w:commentRangeStart w:id="13"/>
      <w:r>
        <w:rPr>
          <w:rFonts w:ascii="Arial" w:hAnsi="Arial" w:cs="Arial"/>
          <w:sz w:val="22"/>
          <w:szCs w:val="22"/>
        </w:rPr>
        <w:t>Explain how the study team will assess whether participants understand the information conveyed during the consent process.</w:t>
      </w:r>
      <w:commentRangeEnd w:id="13"/>
      <w:r>
        <w:rPr>
          <w:rStyle w:val="21"/>
        </w:rPr>
        <w:commentReference w:id="13"/>
      </w:r>
    </w:p>
    <w:p w14:paraId="402C9057">
      <w:pPr>
        <w:pStyle w:val="31"/>
        <w:ind w:left="720"/>
        <w:rPr>
          <w:rFonts w:ascii="Arial" w:hAnsi="Arial" w:cs="Arial"/>
        </w:rPr>
      </w:pPr>
    </w:p>
    <w:tbl>
      <w:tblPr>
        <w:tblStyle w:val="14"/>
        <w:tblW w:w="0" w:type="auto"/>
        <w:tblCaption w:val="Answer Box"/>
        <w:tblDescription w:val="This space is provided for the answer to question 2.2.b."/>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1130368836"/>
            <w:placeholder>
              <w:docPart w:val="E724A95E408748DBB978DDC0B2E6477B"/>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sdt>
                <w:sdtPr>
                  <w:rPr>
                    <w:rStyle w:val="32"/>
                    <w:rFonts w:ascii="Arial" w:hAnsi="Arial" w:cs="Arial"/>
                    <w:szCs w:val="22"/>
                  </w:rPr>
                  <w:id w:val="147479246"/>
                  <w:placeholder>
                    <w:docPart w:val="{675b23d6-7939-4005-b4b3-078969ae6af9}"/>
                  </w:placeholder>
                </w:sdtPr>
                <w:sdtEndPr>
                  <w:rPr>
                    <w:rStyle w:val="32"/>
                    <w:rFonts w:hint="eastAsia" w:ascii="Arial" w:hAnsi="Arial" w:eastAsia="宋体" w:cs="Arial"/>
                    <w:szCs w:val="22"/>
                    <w:lang w:eastAsia="zh-CN"/>
                  </w:rPr>
                </w:sdtEndPr>
                <w:sdtContent>
                  <w:p w14:paraId="402C9058">
                    <w:pPr>
                      <w:rPr>
                        <w:rStyle w:val="32"/>
                        <w:rFonts w:ascii="Arial" w:hAnsi="Arial" w:eastAsia="宋体" w:cs="Arial"/>
                        <w:szCs w:val="22"/>
                        <w:lang w:eastAsia="zh-CN"/>
                      </w:rPr>
                    </w:pPr>
                    <w:r>
                      <w:rPr>
                        <w:rStyle w:val="32"/>
                        <w:rFonts w:hint="eastAsia" w:ascii="Arial" w:hAnsi="Arial" w:eastAsia="宋体" w:cs="Arial"/>
                        <w:szCs w:val="22"/>
                        <w:lang w:eastAsia="zh-CN"/>
                      </w:rPr>
                      <w:t xml:space="preserve">When participants come to the lab at the first day, they will be seated at the waiting room where researchers will show them the electronic consent form. After they read it, they will have 15 minutes to decide if they are willing to continue the experiment. If they agree, they need to sign on the electronic consent form, and then they will be invited to the experiment room to start the experiment. The study team will ensure that participants understand the information provided during the consent process by using plain, non-technical language and allowing ample time for questions. </w:t>
                    </w:r>
                  </w:p>
                </w:sdtContent>
              </w:sdt>
              <w:p w14:paraId="402C9059">
                <w:pPr>
                  <w:rPr>
                    <w:rFonts w:ascii="Arial" w:hAnsi="Arial" w:cs="Arial"/>
                    <w:sz w:val="22"/>
                    <w:szCs w:val="22"/>
                  </w:rPr>
                </w:pPr>
              </w:p>
            </w:tc>
          </w:sdtContent>
        </w:sdt>
      </w:tr>
    </w:tbl>
    <w:p w14:paraId="402C905B">
      <w:pPr>
        <w:pStyle w:val="31"/>
        <w:rPr>
          <w:rFonts w:ascii="Arial" w:hAnsi="Arial" w:cs="Arial"/>
          <w:b/>
          <w:bCs/>
        </w:rPr>
      </w:pPr>
    </w:p>
    <w:p w14:paraId="402C905C">
      <w:pPr>
        <w:pStyle w:val="23"/>
        <w:numPr>
          <w:ilvl w:val="1"/>
          <w:numId w:val="25"/>
        </w:numPr>
        <w:rPr>
          <w:rFonts w:ascii="Arial" w:hAnsi="Arial" w:cs="Arial"/>
          <w:b/>
          <w:bCs/>
          <w:sz w:val="22"/>
          <w:szCs w:val="22"/>
        </w:rPr>
      </w:pPr>
      <w:r>
        <w:rPr>
          <w:rFonts w:ascii="Arial" w:hAnsi="Arial" w:cs="Arial"/>
          <w:b/>
          <w:bCs/>
          <w:sz w:val="22"/>
          <w:szCs w:val="22"/>
        </w:rPr>
        <w:t xml:space="preserve">Non-English Speaking Participants: </w:t>
      </w:r>
    </w:p>
    <w:p w14:paraId="402C905D">
      <w:pPr>
        <w:ind w:left="180" w:hanging="180"/>
        <w:rPr>
          <w:rFonts w:ascii="Arial" w:hAnsi="Arial" w:cs="Arial"/>
          <w:b/>
          <w:bCs/>
          <w:sz w:val="22"/>
          <w:szCs w:val="22"/>
        </w:rPr>
      </w:pPr>
      <w:r>
        <w:rPr>
          <w:rFonts w:ascii="Arial" w:hAnsi="Arial" w:cs="Arial"/>
          <w:sz w:val="22"/>
          <w:szCs w:val="22"/>
        </w:rPr>
        <w:t xml:space="preserve">7.3.1   Indicate how the participants or their LAR will be consented in their language. </w:t>
      </w:r>
    </w:p>
    <w:p w14:paraId="402C905E">
      <w:pPr>
        <w:pStyle w:val="23"/>
        <w:ind w:left="1080" w:hanging="270"/>
        <w:rPr>
          <w:rFonts w:ascii="Arial" w:hAnsi="Arial" w:cs="Arial"/>
          <w:sz w:val="22"/>
          <w:szCs w:val="22"/>
        </w:rPr>
      </w:pPr>
      <w:sdt>
        <w:sdtPr>
          <w:rPr>
            <w:rFonts w:ascii="Arial" w:hAnsi="Arial" w:cs="Arial"/>
            <w:sz w:val="22"/>
            <w:szCs w:val="22"/>
          </w:rPr>
          <w:id w:val="1141618556"/>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A member of the study team is fluent in the language that will be used for communication, and that study team member will be available during emergencies.</w:t>
      </w:r>
    </w:p>
    <w:p w14:paraId="402C905F">
      <w:pPr>
        <w:pStyle w:val="23"/>
        <w:ind w:left="1080" w:hanging="270"/>
        <w:rPr>
          <w:rFonts w:ascii="Arial" w:hAnsi="Arial" w:cs="Arial"/>
          <w:sz w:val="22"/>
          <w:szCs w:val="22"/>
        </w:rPr>
      </w:pPr>
      <w:sdt>
        <w:sdtPr>
          <w:rPr>
            <w:rFonts w:ascii="Arial" w:hAnsi="Arial" w:cs="Arial"/>
            <w:sz w:val="22"/>
            <w:szCs w:val="22"/>
          </w:rPr>
          <w:id w:val="45252418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24-hour translation service with sufficient medical expertise to discuss the research in this study.</w:t>
      </w:r>
    </w:p>
    <w:p w14:paraId="402C9060">
      <w:pPr>
        <w:pStyle w:val="23"/>
        <w:ind w:left="1080" w:hanging="270"/>
        <w:rPr>
          <w:rFonts w:ascii="Arial" w:hAnsi="Arial" w:cs="Arial"/>
          <w:sz w:val="22"/>
          <w:szCs w:val="22"/>
        </w:rPr>
      </w:pPr>
      <w:sdt>
        <w:sdtPr>
          <w:rPr>
            <w:rFonts w:ascii="Arial" w:hAnsi="Arial" w:cs="Arial"/>
            <w:sz w:val="22"/>
            <w:szCs w:val="22"/>
          </w:rPr>
          <w:id w:val="-1632932245"/>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Other, describe/explain. </w:t>
      </w:r>
    </w:p>
    <w:p w14:paraId="402C9061">
      <w:pPr>
        <w:pStyle w:val="23"/>
        <w:numPr>
          <w:ilvl w:val="2"/>
          <w:numId w:val="25"/>
        </w:numPr>
        <w:rPr>
          <w:rFonts w:ascii="Arial" w:hAnsi="Arial" w:cs="Arial"/>
          <w:sz w:val="22"/>
          <w:szCs w:val="22"/>
        </w:rPr>
      </w:pPr>
      <w:r>
        <w:rPr>
          <w:rFonts w:ascii="Arial" w:hAnsi="Arial" w:cs="Arial"/>
          <w:sz w:val="22"/>
          <w:szCs w:val="22"/>
        </w:rPr>
        <w:t xml:space="preserve">If applicable, address the following regarding the use of short form: </w:t>
      </w:r>
    </w:p>
    <w:p w14:paraId="402C9062">
      <w:pPr>
        <w:pStyle w:val="23"/>
        <w:numPr>
          <w:ilvl w:val="3"/>
          <w:numId w:val="25"/>
        </w:numPr>
        <w:ind w:left="1710" w:hanging="990"/>
        <w:rPr>
          <w:rFonts w:ascii="Arial" w:hAnsi="Arial" w:cs="Arial"/>
          <w:sz w:val="22"/>
          <w:szCs w:val="22"/>
        </w:rPr>
      </w:pPr>
      <w:r>
        <w:rPr>
          <w:rFonts w:ascii="Arial" w:hAnsi="Arial" w:cs="Arial"/>
          <w:sz w:val="22"/>
          <w:szCs w:val="22"/>
        </w:rPr>
        <w:t>Specify the languages that will utilize short form.</w:t>
      </w:r>
    </w:p>
    <w:p w14:paraId="402C9063">
      <w:pPr>
        <w:pStyle w:val="23"/>
        <w:numPr>
          <w:ilvl w:val="3"/>
          <w:numId w:val="25"/>
        </w:numPr>
        <w:ind w:left="1710" w:hanging="990"/>
        <w:rPr>
          <w:rFonts w:ascii="Arial" w:hAnsi="Arial" w:cs="Arial"/>
          <w:sz w:val="22"/>
          <w:szCs w:val="22"/>
        </w:rPr>
      </w:pPr>
      <w:r>
        <w:rPr>
          <w:rFonts w:ascii="Arial" w:hAnsi="Arial" w:cs="Arial"/>
          <w:sz w:val="22"/>
          <w:szCs w:val="22"/>
        </w:rPr>
        <w:t>Explain why short form consent is necessary for the research study. If enrollment of certain language speaking participants is not expected due to the disease or condition being studied and the anticipated study enrollment, please include study specific justification.</w:t>
      </w:r>
    </w:p>
    <w:p w14:paraId="402C9064">
      <w:pPr>
        <w:pStyle w:val="23"/>
        <w:numPr>
          <w:ilvl w:val="3"/>
          <w:numId w:val="25"/>
        </w:numPr>
        <w:ind w:left="1710" w:hanging="990"/>
        <w:rPr>
          <w:rFonts w:ascii="Arial" w:hAnsi="Arial" w:cs="Arial"/>
          <w:sz w:val="22"/>
          <w:szCs w:val="22"/>
        </w:rPr>
      </w:pPr>
      <w:r>
        <w:rPr>
          <w:rFonts w:ascii="Arial" w:hAnsi="Arial" w:cs="Arial"/>
          <w:sz w:val="22"/>
          <w:szCs w:val="22"/>
        </w:rPr>
        <w:t>Explain who will be performing the oral translation of the English-approved consent form. Specify the credentials, experience, and expertise of the individual(s) performing the translation.</w:t>
      </w:r>
    </w:p>
    <w:p w14:paraId="402C9065">
      <w:pPr>
        <w:pStyle w:val="23"/>
        <w:ind w:left="1440"/>
        <w:rPr>
          <w:rFonts w:ascii="Arial" w:hAnsi="Arial" w:cs="Arial"/>
          <w:sz w:val="22"/>
          <w:szCs w:val="22"/>
        </w:rPr>
      </w:pPr>
    </w:p>
    <w:tbl>
      <w:tblPr>
        <w:tblStyle w:val="14"/>
        <w:tblW w:w="0" w:type="auto"/>
        <w:tblCaption w:val="Answer Box"/>
        <w:tblDescription w:val="This space is provided for the answer to question 2.2.b."/>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875540518"/>
            <w:placeholder>
              <w:docPart w:val="95B810265A333747A18F58BBCFC0D7C3"/>
            </w:placeholde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066">
                <w:pPr>
                  <w:rPr>
                    <w:rFonts w:ascii="Arial" w:hAnsi="Arial" w:cs="Arial"/>
                    <w:sz w:val="22"/>
                    <w:szCs w:val="22"/>
                  </w:rPr>
                </w:pPr>
                <w:r>
                  <w:rPr>
                    <w:rFonts w:hint="eastAsia" w:ascii="Arial" w:hAnsi="Arial" w:eastAsia="宋体" w:cs="Arial"/>
                    <w:sz w:val="22"/>
                    <w:szCs w:val="22"/>
                    <w:lang w:eastAsia="zh-CN"/>
                  </w:rPr>
                  <w:t>Because we only use SONA system and on-campus flyers to recruit subjects, we anticipate all participants be English-speaking  UCI students.</w:t>
                </w:r>
              </w:p>
            </w:tc>
          </w:sdtContent>
        </w:sdt>
      </w:tr>
    </w:tbl>
    <w:p w14:paraId="402C9068">
      <w:pPr>
        <w:pStyle w:val="31"/>
        <w:rPr>
          <w:rFonts w:ascii="Arial" w:hAnsi="Arial" w:cs="Arial"/>
        </w:rPr>
      </w:pPr>
    </w:p>
    <w:p w14:paraId="402C9069">
      <w:pPr>
        <w:pStyle w:val="24"/>
        <w:shd w:val="clear" w:color="auto" w:fill="255799"/>
        <w:spacing w:before="0" w:after="0"/>
        <w:rPr>
          <w:rFonts w:ascii="Arial" w:hAnsi="Arial" w:cs="Arial"/>
          <w:sz w:val="22"/>
          <w:szCs w:val="22"/>
        </w:rPr>
      </w:pPr>
      <w:r>
        <w:rPr>
          <w:rFonts w:ascii="Arial" w:hAnsi="Arial" w:cs="Arial"/>
          <w:sz w:val="22"/>
          <w:szCs w:val="22"/>
        </w:rPr>
        <w:t xml:space="preserve"> 8.  HIPAA AUTHORIZATION</w:t>
      </w:r>
    </w:p>
    <w:p w14:paraId="402C906A">
      <w:pPr>
        <w:rPr>
          <w:rFonts w:ascii="Arial" w:hAnsi="Arial" w:cs="Arial"/>
          <w:b/>
          <w:bCs/>
          <w:sz w:val="22"/>
          <w:szCs w:val="22"/>
        </w:rPr>
      </w:pPr>
    </w:p>
    <w:p w14:paraId="402C906B">
      <w:pPr>
        <w:rPr>
          <w:rFonts w:ascii="Arial" w:hAnsi="Arial" w:cs="Arial"/>
          <w:color w:val="C00000"/>
          <w:sz w:val="22"/>
          <w:szCs w:val="22"/>
        </w:rPr>
      </w:pPr>
      <w:sdt>
        <w:sdtPr>
          <w:rPr>
            <w:rFonts w:ascii="Arial" w:hAnsi="Arial" w:cs="Arial"/>
            <w:sz w:val="22"/>
            <w:szCs w:val="22"/>
          </w:rPr>
          <w:id w:val="-1557230537"/>
          <w14:checkbox>
            <w14:checked w14:val="1"/>
            <w14:checkedState w14:val="2612" w14:font="MS Gothic"/>
            <w14:uncheckedState w14:val="2610" w14:font="MS Gothic"/>
          </w14:checkbox>
        </w:sdtPr>
        <w:sdtEndPr>
          <w:rPr>
            <w:rFonts w:ascii="Arial" w:hAnsi="Arial" w:cs="Arial"/>
            <w:sz w:val="22"/>
            <w:szCs w:val="22"/>
          </w:rPr>
        </w:sdtEndPr>
        <w:sdtContent>
          <w:r>
            <w:rPr>
              <w:rFonts w:ascii="MS Gothic" w:hAnsi="MS Gothic"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section is not applicable.</w:t>
      </w:r>
      <w:r>
        <w:rPr>
          <w:rFonts w:ascii="Arial" w:hAnsi="Arial" w:cs="Arial"/>
          <w:color w:val="595959" w:themeColor="text1" w:themeTint="A6"/>
          <w:sz w:val="22"/>
          <w:szCs w:val="22"/>
          <w14:textFill>
            <w14:solidFill>
              <w14:schemeClr w14:val="tx1">
                <w14:lumMod w14:val="65000"/>
                <w14:lumOff w14:val="35000"/>
              </w14:schemeClr>
            </w14:solidFill>
          </w14:textFill>
        </w:rPr>
        <w:t xml:space="preserve"> </w:t>
      </w:r>
    </w:p>
    <w:p w14:paraId="402C906C">
      <w:pPr>
        <w:rPr>
          <w:rFonts w:ascii="Arial" w:hAnsi="Arial" w:cs="Arial"/>
          <w:b/>
          <w:bCs/>
          <w:sz w:val="22"/>
          <w:szCs w:val="22"/>
        </w:rPr>
      </w:pPr>
    </w:p>
    <w:p w14:paraId="402C906D">
      <w:pPr>
        <w:pStyle w:val="31"/>
        <w:rPr>
          <w:rFonts w:ascii="Arial" w:hAnsi="Arial" w:cs="Arial"/>
        </w:rPr>
      </w:pPr>
      <w:r>
        <w:rPr>
          <w:rFonts w:ascii="Arial" w:hAnsi="Arial" w:cs="Arial"/>
          <w:b/>
          <w:bCs/>
        </w:rPr>
        <w:t xml:space="preserve">8.1 Information related to health or mental health care: </w:t>
      </w:r>
      <w:r>
        <w:rPr>
          <w:rFonts w:ascii="Arial" w:hAnsi="Arial" w:cs="Arial"/>
        </w:rPr>
        <w:t>Select all that apply.</w:t>
      </w:r>
    </w:p>
    <w:p w14:paraId="402C906E">
      <w:pPr>
        <w:pStyle w:val="31"/>
        <w:rPr>
          <w:rFonts w:ascii="Arial" w:hAnsi="Arial" w:cs="Arial"/>
        </w:rPr>
      </w:pPr>
      <w:sdt>
        <w:sdtPr>
          <w:rPr>
            <w:rFonts w:ascii="Arial" w:hAnsi="Arial" w:cs="Arial"/>
          </w:rPr>
          <w:id w:val="1059984920"/>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Derived from a medical or clinical record</w:t>
      </w:r>
    </w:p>
    <w:p w14:paraId="402C906F">
      <w:pPr>
        <w:pStyle w:val="31"/>
        <w:rPr>
          <w:rFonts w:ascii="Arial" w:hAnsi="Arial" w:cs="Arial"/>
        </w:rPr>
      </w:pPr>
      <w:sdt>
        <w:sdtPr>
          <w:rPr>
            <w:rFonts w:ascii="Arial" w:hAnsi="Arial" w:cs="Arial"/>
          </w:rPr>
          <w:id w:val="221560755"/>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Derived from observation of clinical care</w:t>
      </w:r>
    </w:p>
    <w:p w14:paraId="402C9070">
      <w:pPr>
        <w:pStyle w:val="31"/>
        <w:rPr>
          <w:rFonts w:ascii="Arial" w:hAnsi="Arial" w:cs="Arial"/>
        </w:rPr>
      </w:pPr>
      <w:sdt>
        <w:sdtPr>
          <w:rPr>
            <w:rFonts w:ascii="Arial" w:hAnsi="Arial" w:cs="Arial"/>
          </w:rPr>
          <w:id w:val="-189683434"/>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Created or collected as part of health or mental health care</w:t>
      </w:r>
    </w:p>
    <w:p w14:paraId="402C9071">
      <w:pPr>
        <w:pStyle w:val="31"/>
        <w:rPr>
          <w:rFonts w:ascii="Arial" w:hAnsi="Arial" w:cs="Arial"/>
        </w:rPr>
      </w:pPr>
      <w:sdt>
        <w:sdtPr>
          <w:rPr>
            <w:rFonts w:ascii="Arial" w:hAnsi="Arial" w:cs="Arial"/>
          </w:rPr>
          <w:id w:val="368190845"/>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Used to make healthcare or mental healthcare decisions and/or provided to other healthcare professionals</w:t>
      </w:r>
    </w:p>
    <w:p w14:paraId="402C9072">
      <w:pPr>
        <w:pStyle w:val="31"/>
        <w:rPr>
          <w:rFonts w:ascii="Arial" w:hAnsi="Arial" w:cs="Arial"/>
        </w:rPr>
      </w:pPr>
      <w:sdt>
        <w:sdtPr>
          <w:rPr>
            <w:rFonts w:ascii="Arial" w:hAnsi="Arial" w:cs="Arial"/>
          </w:rPr>
          <w:id w:val="1760092380"/>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Research information will be entered into the participants’ medical or clinical record</w:t>
      </w:r>
    </w:p>
    <w:p w14:paraId="402C9073">
      <w:pPr>
        <w:pStyle w:val="31"/>
        <w:ind w:left="720"/>
        <w:rPr>
          <w:rFonts w:ascii="Arial" w:hAnsi="Arial" w:cs="Arial"/>
        </w:rPr>
      </w:pPr>
    </w:p>
    <w:p w14:paraId="402C9074">
      <w:pPr>
        <w:rPr>
          <w:rFonts w:ascii="Arial" w:hAnsi="Arial" w:cs="Arial"/>
          <w:sz w:val="22"/>
          <w:szCs w:val="22"/>
        </w:rPr>
      </w:pPr>
      <w:r>
        <w:rPr>
          <w:rFonts w:ascii="Arial" w:hAnsi="Arial" w:cs="Arial"/>
          <w:b/>
          <w:bCs/>
          <w:sz w:val="22"/>
          <w:szCs w:val="22"/>
        </w:rPr>
        <w:t>8.2 HIPAA Authorization:</w:t>
      </w:r>
      <w:r>
        <w:rPr>
          <w:rFonts w:ascii="Arial" w:hAnsi="Arial" w:cs="Arial"/>
          <w:sz w:val="22"/>
          <w:szCs w:val="22"/>
        </w:rPr>
        <w:t xml:space="preserve"> Select all that apply and address the required action, as applicable.</w:t>
      </w:r>
    </w:p>
    <w:p w14:paraId="402C9075">
      <w:pPr>
        <w:rPr>
          <w:rFonts w:ascii="Arial" w:hAnsi="Arial" w:cs="Arial"/>
          <w:sz w:val="22"/>
          <w:szCs w:val="22"/>
        </w:rPr>
      </w:pPr>
      <w:r>
        <w:rPr>
          <w:rFonts w:ascii="Arial" w:hAnsi="Arial" w:cs="Arial"/>
          <w:sz w:val="22"/>
          <w:szCs w:val="22"/>
        </w:rPr>
        <w:t xml:space="preserve"> </w:t>
      </w:r>
    </w:p>
    <w:tbl>
      <w:tblPr>
        <w:tblStyle w:val="14"/>
        <w:tblW w:w="10826"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6"/>
        <w:gridCol w:w="5264"/>
        <w:gridCol w:w="5156"/>
      </w:tblGrid>
      <w:tr w14:paraId="402C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06" w:type="dxa"/>
            <w:shd w:val="clear" w:color="auto" w:fill="009443"/>
            <w:vAlign w:val="center"/>
          </w:tcPr>
          <w:p w14:paraId="402C9076">
            <w:pPr>
              <w:jc w:val="center"/>
              <w:rPr>
                <w:rFonts w:ascii="Arial" w:hAnsi="Arial" w:cs="Arial"/>
                <w:b/>
                <w:bCs/>
                <w:color w:val="000000" w:themeColor="text1"/>
                <w:sz w:val="22"/>
                <w:szCs w:val="22"/>
                <w14:textFill>
                  <w14:solidFill>
                    <w14:schemeClr w14:val="tx1"/>
                  </w14:solidFill>
                </w14:textFill>
              </w:rPr>
            </w:pPr>
          </w:p>
        </w:tc>
        <w:tc>
          <w:tcPr>
            <w:tcW w:w="5264" w:type="dxa"/>
            <w:shd w:val="clear" w:color="auto" w:fill="009443"/>
            <w:vAlign w:val="center"/>
          </w:tcPr>
          <w:p w14:paraId="402C9077">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 xml:space="preserve">HIPAA Authorization Methods </w:t>
            </w:r>
          </w:p>
        </w:tc>
        <w:tc>
          <w:tcPr>
            <w:tcW w:w="5156" w:type="dxa"/>
            <w:shd w:val="clear" w:color="auto" w:fill="009443"/>
            <w:vAlign w:val="center"/>
          </w:tcPr>
          <w:p w14:paraId="402C9078">
            <w:pPr>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Required Action</w:t>
            </w:r>
          </w:p>
        </w:tc>
      </w:tr>
      <w:tr w14:paraId="402C9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75855242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7A">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7B">
            <w:pPr>
              <w:rPr>
                <w:rFonts w:ascii="Arial" w:hAnsi="Arial" w:cs="Arial"/>
                <w:sz w:val="22"/>
                <w:szCs w:val="22"/>
              </w:rPr>
            </w:pPr>
            <w:r>
              <w:rPr>
                <w:rFonts w:ascii="Arial" w:hAnsi="Arial" w:cs="Arial"/>
                <w:sz w:val="22"/>
                <w:szCs w:val="22"/>
                <w:shd w:val="clear" w:color="auto" w:fill="FFFFFF"/>
              </w:rPr>
              <w:t>Signed HIPAA authorization (participant or Legally Authorized Representative)</w:t>
            </w:r>
          </w:p>
        </w:tc>
        <w:tc>
          <w:tcPr>
            <w:tcW w:w="5156" w:type="dxa"/>
            <w:tcBorders>
              <w:top w:val="dashed" w:color="1F5A87" w:sz="8" w:space="0"/>
              <w:bottom w:val="dashed" w:color="1F5A87" w:sz="8" w:space="0"/>
            </w:tcBorders>
            <w:vAlign w:val="center"/>
          </w:tcPr>
          <w:p w14:paraId="402C907C">
            <w:pPr>
              <w:rPr>
                <w:rFonts w:ascii="Arial" w:hAnsi="Arial" w:cs="Arial"/>
                <w:sz w:val="22"/>
                <w:szCs w:val="22"/>
              </w:rPr>
            </w:pPr>
            <w:r>
              <w:rPr>
                <w:rFonts w:ascii="Arial" w:hAnsi="Arial" w:cs="Arial"/>
                <w:sz w:val="22"/>
                <w:szCs w:val="22"/>
              </w:rPr>
              <w:t xml:space="preserve">Attach the </w:t>
            </w:r>
            <w:r>
              <w:fldChar w:fldCharType="begin"/>
            </w:r>
            <w:r>
              <w:instrText xml:space="preserve"> HYPERLINK "https://research.uci.edu/wp-content/uploads/uci-hipaa-authorization.docx" </w:instrText>
            </w:r>
            <w:r>
              <w:fldChar w:fldCharType="separate"/>
            </w:r>
            <w:r>
              <w:rPr>
                <w:rStyle w:val="20"/>
                <w:rFonts w:ascii="Arial" w:hAnsi="Arial" w:cs="Arial"/>
                <w:sz w:val="22"/>
                <w:szCs w:val="22"/>
              </w:rPr>
              <w:t>UCI HIPAA Research Authorization</w:t>
            </w:r>
            <w:r>
              <w:rPr>
                <w:rStyle w:val="20"/>
                <w:rFonts w:ascii="Arial" w:hAnsi="Arial" w:cs="Arial"/>
                <w:sz w:val="22"/>
                <w:szCs w:val="22"/>
              </w:rPr>
              <w:fldChar w:fldCharType="end"/>
            </w:r>
          </w:p>
        </w:tc>
      </w:tr>
      <w:tr w14:paraId="402C9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593758064"/>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7E">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07F">
            <w:pPr>
              <w:rPr>
                <w:rFonts w:ascii="Arial" w:hAnsi="Arial" w:cs="Arial"/>
                <w:sz w:val="22"/>
                <w:szCs w:val="22"/>
              </w:rPr>
            </w:pPr>
            <w:r>
              <w:rPr>
                <w:rFonts w:ascii="Arial" w:hAnsi="Arial" w:cs="Arial"/>
                <w:sz w:val="22"/>
                <w:szCs w:val="22"/>
                <w:shd w:val="clear" w:color="auto" w:fill="FFFFFF"/>
              </w:rPr>
              <w:t xml:space="preserve">Partially waive HIPAA authorization for screening and recruitment purposes.  </w:t>
            </w:r>
          </w:p>
        </w:tc>
        <w:tc>
          <w:tcPr>
            <w:tcW w:w="5156" w:type="dxa"/>
            <w:tcBorders>
              <w:top w:val="dashed" w:color="1F5A87" w:sz="8" w:space="0"/>
              <w:bottom w:val="dashed" w:color="1F5A87" w:sz="8" w:space="0"/>
            </w:tcBorders>
            <w:vAlign w:val="center"/>
          </w:tcPr>
          <w:p w14:paraId="402C9080">
            <w:pPr>
              <w:rPr>
                <w:rFonts w:ascii="Arial" w:hAnsi="Arial" w:cs="Arial"/>
                <w:sz w:val="22"/>
                <w:szCs w:val="22"/>
                <w:highlight w:val="yellow"/>
              </w:rPr>
            </w:pPr>
            <w:r>
              <w:rPr>
                <w:rFonts w:ascii="Arial" w:hAnsi="Arial" w:cs="Arial"/>
                <w:sz w:val="22"/>
                <w:szCs w:val="22"/>
              </w:rPr>
              <w:t xml:space="preserve">Attach the </w:t>
            </w:r>
            <w:r>
              <w:fldChar w:fldCharType="begin"/>
            </w:r>
            <w:r>
              <w:instrText xml:space="preserve"> HYPERLINK "https://research.uci.edu/wp-content/uploads/HRP-441-PI-WORKSHEET-HIPAA-Waiver-of-Authorization.docx" </w:instrText>
            </w:r>
            <w:r>
              <w:fldChar w:fldCharType="separate"/>
            </w:r>
            <w:r>
              <w:rPr>
                <w:rStyle w:val="20"/>
                <w:rFonts w:ascii="Arial" w:hAnsi="Arial" w:cs="Arial"/>
                <w:sz w:val="22"/>
                <w:szCs w:val="22"/>
              </w:rPr>
              <w:t>PI WORKSHEET - HIPAA Waiver of Authorization</w:t>
            </w:r>
            <w:r>
              <w:rPr>
                <w:rStyle w:val="20"/>
                <w:rFonts w:ascii="Arial" w:hAnsi="Arial" w:cs="Arial"/>
                <w:sz w:val="22"/>
                <w:szCs w:val="22"/>
              </w:rPr>
              <w:fldChar w:fldCharType="end"/>
            </w:r>
          </w:p>
        </w:tc>
      </w:tr>
      <w:tr w14:paraId="402C9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90390005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082">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bottom w:val="dashed" w:color="1F5A87" w:sz="8" w:space="0"/>
            </w:tcBorders>
            <w:vAlign w:val="center"/>
          </w:tcPr>
          <w:p w14:paraId="402C9083">
            <w:pPr>
              <w:rPr>
                <w:rFonts w:ascii="Arial" w:hAnsi="Arial" w:cs="Arial"/>
                <w:sz w:val="22"/>
                <w:szCs w:val="22"/>
              </w:rPr>
            </w:pPr>
            <w:r>
              <w:rPr>
                <w:rFonts w:ascii="Arial" w:hAnsi="Arial" w:cs="Arial"/>
                <w:sz w:val="22"/>
                <w:szCs w:val="22"/>
                <w:shd w:val="clear" w:color="auto" w:fill="FFFFFF"/>
              </w:rPr>
              <w:t xml:space="preserve">No HIPAA authorization </w:t>
            </w:r>
          </w:p>
        </w:tc>
        <w:tc>
          <w:tcPr>
            <w:tcW w:w="5156" w:type="dxa"/>
            <w:tcBorders>
              <w:bottom w:val="dashed" w:color="1F5A87" w:sz="8" w:space="0"/>
            </w:tcBorders>
            <w:vAlign w:val="center"/>
          </w:tcPr>
          <w:p w14:paraId="402C9084">
            <w:pPr>
              <w:rPr>
                <w:rFonts w:ascii="Arial" w:hAnsi="Arial" w:cs="Arial"/>
                <w:sz w:val="22"/>
                <w:szCs w:val="22"/>
              </w:rPr>
            </w:pPr>
            <w:r>
              <w:rPr>
                <w:rFonts w:ascii="Arial" w:hAnsi="Arial" w:cs="Arial"/>
                <w:sz w:val="22"/>
                <w:szCs w:val="22"/>
              </w:rPr>
              <w:t xml:space="preserve">Attach the </w:t>
            </w:r>
            <w:r>
              <w:fldChar w:fldCharType="begin"/>
            </w:r>
            <w:r>
              <w:instrText xml:space="preserve"> HYPERLINK "https://research.uci.edu/wp-content/uploads/HRP-441-PI-WORKSHEET-HIPAA-Waiver-of-Authorization.docx" </w:instrText>
            </w:r>
            <w:r>
              <w:fldChar w:fldCharType="separate"/>
            </w:r>
            <w:r>
              <w:rPr>
                <w:rStyle w:val="20"/>
                <w:rFonts w:ascii="Arial" w:hAnsi="Arial" w:cs="Arial"/>
                <w:sz w:val="22"/>
                <w:szCs w:val="22"/>
              </w:rPr>
              <w:t>PI WORKSHEET - HIPAA Waiver of Authorization</w:t>
            </w:r>
            <w:r>
              <w:rPr>
                <w:rStyle w:val="20"/>
                <w:rFonts w:ascii="Arial" w:hAnsi="Arial" w:cs="Arial"/>
                <w:sz w:val="22"/>
                <w:szCs w:val="22"/>
              </w:rPr>
              <w:fldChar w:fldCharType="end"/>
            </w:r>
          </w:p>
        </w:tc>
      </w:tr>
    </w:tbl>
    <w:p w14:paraId="402C9086">
      <w:pPr>
        <w:rPr>
          <w:rFonts w:ascii="Arial" w:hAnsi="Arial" w:cs="Arial"/>
          <w:sz w:val="22"/>
          <w:szCs w:val="22"/>
        </w:rPr>
      </w:pPr>
    </w:p>
    <w:p w14:paraId="402C9087">
      <w:pPr>
        <w:pStyle w:val="24"/>
        <w:shd w:val="clear" w:color="auto" w:fill="255799"/>
        <w:spacing w:before="0" w:after="0"/>
        <w:rPr>
          <w:rFonts w:ascii="Arial" w:hAnsi="Arial" w:cs="Arial"/>
          <w:sz w:val="22"/>
          <w:szCs w:val="22"/>
        </w:rPr>
      </w:pPr>
      <w:r>
        <w:rPr>
          <w:rFonts w:ascii="Arial" w:hAnsi="Arial" w:cs="Arial"/>
          <w:sz w:val="22"/>
          <w:szCs w:val="22"/>
        </w:rPr>
        <w:t xml:space="preserve"> 9.  STUDY INFORMATION AND BIOSPECIMENS SOURCES OTHER THAN THE PARTICIPANT (SECONDARY DATA ANALYSIS)</w:t>
      </w:r>
    </w:p>
    <w:p w14:paraId="402C9088">
      <w:pPr>
        <w:pStyle w:val="31"/>
        <w:rPr>
          <w:rFonts w:ascii="Arial" w:hAnsi="Arial" w:cs="Arial"/>
          <w:b/>
          <w:bCs/>
        </w:rPr>
      </w:pPr>
    </w:p>
    <w:p w14:paraId="402C9089">
      <w:pPr>
        <w:rPr>
          <w:rFonts w:ascii="Arial" w:hAnsi="Arial" w:cs="Arial"/>
          <w:sz w:val="22"/>
          <w:szCs w:val="22"/>
        </w:rPr>
      </w:pPr>
      <w:r>
        <w:rPr>
          <w:rFonts w:ascii="Arial" w:hAnsi="Arial" w:cs="Arial"/>
          <w:b/>
          <w:bCs/>
          <w:sz w:val="22"/>
          <w:szCs w:val="22"/>
        </w:rPr>
        <w:t>9.1 Information/Biospecimen Source:</w:t>
      </w:r>
      <w:r>
        <w:rPr>
          <w:rFonts w:ascii="Arial" w:hAnsi="Arial" w:cs="Arial"/>
          <w:sz w:val="22"/>
          <w:szCs w:val="22"/>
        </w:rPr>
        <w:t xml:space="preserve"> This should reflect the portion of the research that gathers information or biospecimens from sources other than the participant. Select all that apply and address the required action, as applicable.</w:t>
      </w:r>
    </w:p>
    <w:p w14:paraId="402C908A">
      <w:pPr>
        <w:ind w:left="720"/>
        <w:rPr>
          <w:rFonts w:ascii="Arial" w:hAnsi="Arial" w:cs="Arial"/>
          <w:sz w:val="22"/>
          <w:szCs w:val="22"/>
        </w:rPr>
      </w:pPr>
    </w:p>
    <w:tbl>
      <w:tblPr>
        <w:tblStyle w:val="14"/>
        <w:tblpPr w:leftFromText="180" w:rightFromText="180" w:vertAnchor="text" w:tblpXSpec="right" w:tblpY="1"/>
        <w:tblOverlap w:val="never"/>
        <w:tblW w:w="10731"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
        <w:gridCol w:w="406"/>
        <w:gridCol w:w="3949"/>
        <w:gridCol w:w="6286"/>
      </w:tblGrid>
      <w:tr w14:paraId="402C9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6" w:type="dxa"/>
            <w:gridSpan w:val="2"/>
            <w:shd w:val="clear" w:color="auto" w:fill="009443"/>
            <w:vAlign w:val="center"/>
          </w:tcPr>
          <w:p w14:paraId="402C908B">
            <w:pPr>
              <w:jc w:val="center"/>
              <w:rPr>
                <w:rFonts w:ascii="Arial" w:hAnsi="Arial" w:cs="Arial"/>
                <w:b/>
                <w:bCs/>
                <w:sz w:val="22"/>
                <w:szCs w:val="22"/>
              </w:rPr>
            </w:pPr>
          </w:p>
        </w:tc>
        <w:tc>
          <w:tcPr>
            <w:tcW w:w="3949" w:type="dxa"/>
            <w:shd w:val="clear" w:color="auto" w:fill="009443"/>
            <w:vAlign w:val="center"/>
          </w:tcPr>
          <w:p w14:paraId="402C908C">
            <w:pPr>
              <w:jc w:val="center"/>
              <w:rPr>
                <w:rFonts w:ascii="Arial" w:hAnsi="Arial" w:cs="Arial"/>
                <w:b/>
                <w:bCs/>
                <w:sz w:val="22"/>
                <w:szCs w:val="22"/>
              </w:rPr>
            </w:pPr>
            <w:r>
              <w:rPr>
                <w:rFonts w:ascii="Arial" w:hAnsi="Arial" w:cs="Arial"/>
                <w:b/>
                <w:bCs/>
                <w:sz w:val="22"/>
                <w:szCs w:val="22"/>
              </w:rPr>
              <w:t>Source of Information/Biospecimen</w:t>
            </w:r>
          </w:p>
        </w:tc>
        <w:tc>
          <w:tcPr>
            <w:tcW w:w="6286" w:type="dxa"/>
            <w:shd w:val="clear" w:color="auto" w:fill="009443"/>
            <w:vAlign w:val="center"/>
          </w:tcPr>
          <w:p w14:paraId="402C908D">
            <w:pPr>
              <w:jc w:val="center"/>
              <w:rPr>
                <w:rFonts w:ascii="Arial" w:hAnsi="Arial" w:cs="Arial"/>
                <w:b/>
                <w:bCs/>
                <w:sz w:val="22"/>
                <w:szCs w:val="22"/>
              </w:rPr>
            </w:pPr>
            <w:r>
              <w:rPr>
                <w:rFonts w:ascii="Arial" w:hAnsi="Arial" w:cs="Arial"/>
                <w:b/>
                <w:bCs/>
                <w:sz w:val="22"/>
                <w:szCs w:val="22"/>
              </w:rPr>
              <w:t>Required Action</w:t>
            </w:r>
          </w:p>
        </w:tc>
      </w:tr>
      <w:tr w14:paraId="402C9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98990519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8F">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90">
            <w:pPr>
              <w:rPr>
                <w:rFonts w:ascii="Arial" w:hAnsi="Arial" w:cs="Arial"/>
                <w:sz w:val="22"/>
                <w:szCs w:val="22"/>
              </w:rPr>
            </w:pPr>
            <w:r>
              <w:rPr>
                <w:rFonts w:ascii="Arial" w:hAnsi="Arial" w:cs="Arial"/>
                <w:sz w:val="22"/>
                <w:szCs w:val="22"/>
                <w:shd w:val="clear" w:color="auto" w:fill="FFFFFF"/>
              </w:rPr>
              <w:t>Access to medical records from another institution (not UCI)</w:t>
            </w:r>
          </w:p>
        </w:tc>
        <w:tc>
          <w:tcPr>
            <w:tcW w:w="6286" w:type="dxa"/>
            <w:tcBorders>
              <w:top w:val="dashed" w:color="1F5A87" w:sz="8" w:space="0"/>
              <w:bottom w:val="dashed" w:color="1F5A87" w:sz="8" w:space="0"/>
            </w:tcBorders>
            <w:vAlign w:val="center"/>
          </w:tcPr>
          <w:p w14:paraId="402C9091">
            <w:pPr>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 xml:space="preserve">Institutions' healthcare authorization for release of health information will be used or a waiver for release of health information will be granted from the institution. </w:t>
            </w:r>
          </w:p>
        </w:tc>
      </w:tr>
      <w:tr w14:paraId="402C9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93420087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93">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94">
            <w:pPr>
              <w:rPr>
                <w:rFonts w:ascii="Arial" w:hAnsi="Arial" w:cs="Arial"/>
                <w:sz w:val="22"/>
                <w:szCs w:val="22"/>
              </w:rPr>
            </w:pPr>
            <w:r>
              <w:rPr>
                <w:rFonts w:ascii="Arial" w:hAnsi="Arial" w:cs="Arial"/>
                <w:sz w:val="22"/>
                <w:szCs w:val="22"/>
                <w:shd w:val="clear" w:color="auto" w:fill="FFFFFF"/>
              </w:rPr>
              <w:t>Direct access to medical records from UCI Health</w:t>
            </w:r>
          </w:p>
        </w:tc>
        <w:tc>
          <w:tcPr>
            <w:tcW w:w="6286" w:type="dxa"/>
            <w:tcBorders>
              <w:top w:val="dashed" w:color="1F5A87" w:sz="8" w:space="0"/>
              <w:bottom w:val="dashed" w:color="1F5A87" w:sz="8" w:space="0"/>
            </w:tcBorders>
            <w:vAlign w:val="center"/>
          </w:tcPr>
          <w:p w14:paraId="402C9095">
            <w:pPr>
              <w:rPr>
                <w:rFonts w:ascii="Arial" w:hAnsi="Arial" w:cs="Arial"/>
                <w:sz w:val="22"/>
                <w:szCs w:val="22"/>
              </w:rPr>
            </w:pPr>
            <w:r>
              <w:rPr>
                <w:rFonts w:ascii="Arial" w:hAnsi="Arial" w:cs="Arial"/>
                <w:color w:val="000000" w:themeColor="text1"/>
                <w:sz w:val="22"/>
                <w:szCs w:val="22"/>
                <w14:textFill>
                  <w14:solidFill>
                    <w14:schemeClr w14:val="tx1"/>
                  </w14:solidFill>
                </w14:textFill>
              </w:rPr>
              <w:t>Signed UC HIPAA authorization or a</w:t>
            </w:r>
            <w:r>
              <w:rPr>
                <w:rFonts w:ascii="Arial" w:hAnsi="Arial" w:cs="Arial"/>
                <w:sz w:val="22"/>
                <w:szCs w:val="22"/>
              </w:rPr>
              <w:t xml:space="preserve"> waiver of HIPAA authorization is required.</w:t>
            </w:r>
          </w:p>
        </w:tc>
      </w:tr>
      <w:tr w14:paraId="402C9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103880578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97">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98">
            <w:pPr>
              <w:rPr>
                <w:rFonts w:ascii="Arial" w:hAnsi="Arial" w:cs="Arial"/>
                <w:sz w:val="22"/>
                <w:szCs w:val="22"/>
                <w:shd w:val="clear" w:color="auto" w:fill="FFFFFF"/>
              </w:rPr>
            </w:pPr>
            <w:r>
              <w:rPr>
                <w:rFonts w:ascii="Arial" w:hAnsi="Arial" w:cs="Arial"/>
                <w:sz w:val="22"/>
                <w:szCs w:val="22"/>
                <w:shd w:val="clear" w:color="auto" w:fill="FFFFFF"/>
              </w:rPr>
              <w:t xml:space="preserve">Center for Artificial Intelligence in Diagnostic Medicine (CAIDM) </w:t>
            </w:r>
          </w:p>
          <w:p w14:paraId="402C9099">
            <w:pPr>
              <w:rPr>
                <w:rFonts w:ascii="Arial" w:hAnsi="Arial" w:cs="Arial"/>
                <w:sz w:val="22"/>
                <w:szCs w:val="22"/>
              </w:rPr>
            </w:pPr>
            <w:r>
              <w:rPr>
                <w:rFonts w:ascii="Arial" w:hAnsi="Arial" w:cs="Arial"/>
                <w:sz w:val="22"/>
                <w:szCs w:val="22"/>
                <w:shd w:val="clear" w:color="auto" w:fill="FFFFFF"/>
              </w:rPr>
              <w:t>IRB #20184417</w:t>
            </w:r>
          </w:p>
        </w:tc>
        <w:tc>
          <w:tcPr>
            <w:tcW w:w="6286" w:type="dxa"/>
            <w:tcBorders>
              <w:top w:val="dashed" w:color="1F5A87" w:sz="8" w:space="0"/>
              <w:bottom w:val="dashed" w:color="1F5A87" w:sz="8" w:space="0"/>
            </w:tcBorders>
            <w:vAlign w:val="center"/>
          </w:tcPr>
          <w:p w14:paraId="402C909A">
            <w:pPr>
              <w:rPr>
                <w:rFonts w:ascii="Arial" w:hAnsi="Arial" w:cs="Arial"/>
                <w:sz w:val="22"/>
                <w:szCs w:val="22"/>
              </w:rPr>
            </w:pPr>
            <w:r>
              <w:rPr>
                <w:rFonts w:ascii="Arial" w:hAnsi="Arial" w:cs="Arial"/>
                <w:color w:val="000000" w:themeColor="text1"/>
                <w:sz w:val="22"/>
                <w:szCs w:val="22"/>
                <w14:textFill>
                  <w14:solidFill>
                    <w14:schemeClr w14:val="tx1"/>
                  </w14:solidFill>
                </w14:textFill>
              </w:rPr>
              <w:t>Signed UC HIPAA authorization or a</w:t>
            </w:r>
            <w:r>
              <w:rPr>
                <w:rFonts w:ascii="Arial" w:hAnsi="Arial" w:cs="Arial"/>
                <w:sz w:val="22"/>
                <w:szCs w:val="22"/>
              </w:rPr>
              <w:t xml:space="preserve"> waiver of HIPAA authorization is required.</w:t>
            </w:r>
          </w:p>
        </w:tc>
      </w:tr>
      <w:tr w14:paraId="402C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905652887"/>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9C">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9D">
            <w:pPr>
              <w:rPr>
                <w:rFonts w:ascii="Arial" w:hAnsi="Arial" w:cs="Arial"/>
                <w:sz w:val="22"/>
                <w:szCs w:val="22"/>
                <w:shd w:val="clear" w:color="auto" w:fill="FFFFFF"/>
              </w:rPr>
            </w:pPr>
            <w:r>
              <w:rPr>
                <w:rFonts w:ascii="Arial" w:hAnsi="Arial" w:cs="Arial"/>
                <w:sz w:val="22"/>
                <w:szCs w:val="22"/>
                <w:shd w:val="clear" w:color="auto" w:fill="FFFFFF"/>
              </w:rPr>
              <w:t xml:space="preserve">Experimental Tissue Resource (ETR) </w:t>
            </w:r>
          </w:p>
          <w:p w14:paraId="402C909E">
            <w:pPr>
              <w:rPr>
                <w:rFonts w:ascii="Arial" w:hAnsi="Arial" w:cs="Arial"/>
                <w:sz w:val="22"/>
                <w:szCs w:val="22"/>
              </w:rPr>
            </w:pPr>
            <w:r>
              <w:rPr>
                <w:rFonts w:ascii="Arial" w:hAnsi="Arial" w:cs="Arial"/>
                <w:sz w:val="22"/>
                <w:szCs w:val="22"/>
                <w:shd w:val="clear" w:color="auto" w:fill="FFFFFF"/>
              </w:rPr>
              <w:t>IRB #20128716</w:t>
            </w:r>
          </w:p>
        </w:tc>
        <w:tc>
          <w:tcPr>
            <w:tcW w:w="6286" w:type="dxa"/>
            <w:tcBorders>
              <w:top w:val="dashed" w:color="1F5A87" w:sz="8" w:space="0"/>
              <w:bottom w:val="dashed" w:color="1F5A87" w:sz="8" w:space="0"/>
            </w:tcBorders>
            <w:vAlign w:val="center"/>
          </w:tcPr>
          <w:p w14:paraId="402C909F">
            <w:pPr>
              <w:rPr>
                <w:rFonts w:ascii="Arial" w:hAnsi="Arial" w:cs="Arial"/>
                <w:sz w:val="22"/>
                <w:szCs w:val="22"/>
              </w:rPr>
            </w:pPr>
            <w:r>
              <w:rPr>
                <w:rFonts w:ascii="Arial" w:hAnsi="Arial" w:cs="Arial"/>
                <w:color w:val="000000" w:themeColor="text1"/>
                <w:sz w:val="22"/>
                <w:szCs w:val="22"/>
                <w14:textFill>
                  <w14:solidFill>
                    <w14:schemeClr w14:val="tx1"/>
                  </w14:solidFill>
                </w14:textFill>
              </w:rPr>
              <w:t>Signed UC HIPAA authorization or a</w:t>
            </w:r>
            <w:r>
              <w:rPr>
                <w:rFonts w:ascii="Arial" w:hAnsi="Arial" w:cs="Arial"/>
                <w:sz w:val="22"/>
                <w:szCs w:val="22"/>
              </w:rPr>
              <w:t xml:space="preserve"> waiver of HIPAA authorization is required.</w:t>
            </w:r>
          </w:p>
        </w:tc>
      </w:tr>
      <w:tr w14:paraId="402C9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79719190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A1">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A2">
            <w:pPr>
              <w:rPr>
                <w:rFonts w:ascii="Arial" w:hAnsi="Arial" w:cs="Arial"/>
                <w:sz w:val="22"/>
                <w:szCs w:val="22"/>
              </w:rPr>
            </w:pPr>
            <w:r>
              <w:rPr>
                <w:rFonts w:ascii="Arial" w:hAnsi="Arial" w:cs="Arial"/>
                <w:sz w:val="22"/>
                <w:szCs w:val="22"/>
                <w:shd w:val="clear" w:color="auto" w:fill="FFFFFF"/>
              </w:rPr>
              <w:t>Health Enterprise Information &amp; Analytics IRB #20128757</w:t>
            </w:r>
          </w:p>
        </w:tc>
        <w:tc>
          <w:tcPr>
            <w:tcW w:w="6286" w:type="dxa"/>
            <w:tcBorders>
              <w:top w:val="dashed" w:color="1F5A87" w:sz="8" w:space="0"/>
              <w:bottom w:val="dashed" w:color="1F5A87" w:sz="8" w:space="0"/>
            </w:tcBorders>
            <w:vAlign w:val="center"/>
          </w:tcPr>
          <w:p w14:paraId="402C90A3">
            <w:pPr>
              <w:rPr>
                <w:rFonts w:ascii="Arial" w:hAnsi="Arial" w:cs="Arial"/>
                <w:sz w:val="22"/>
                <w:szCs w:val="22"/>
              </w:rPr>
            </w:pPr>
            <w:r>
              <w:rPr>
                <w:rFonts w:ascii="Arial" w:hAnsi="Arial" w:cs="Arial"/>
                <w:color w:val="000000" w:themeColor="text1"/>
                <w:sz w:val="22"/>
                <w:szCs w:val="22"/>
                <w14:textFill>
                  <w14:solidFill>
                    <w14:schemeClr w14:val="tx1"/>
                  </w14:solidFill>
                </w14:textFill>
              </w:rPr>
              <w:t>Signed UC HIPAA authorization or a</w:t>
            </w:r>
            <w:r>
              <w:rPr>
                <w:rFonts w:ascii="Arial" w:hAnsi="Arial" w:cs="Arial"/>
                <w:sz w:val="22"/>
                <w:szCs w:val="22"/>
              </w:rPr>
              <w:t xml:space="preserve"> waiver of HIPAA authorization is required.</w:t>
            </w:r>
          </w:p>
        </w:tc>
      </w:tr>
      <w:tr w14:paraId="402C9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76" w:hRule="atLeast"/>
        </w:trPr>
        <w:sdt>
          <w:sdtPr>
            <w:rPr>
              <w:rFonts w:ascii="Arial" w:hAnsi="Arial" w:cs="Arial"/>
              <w:sz w:val="22"/>
              <w:szCs w:val="22"/>
            </w:rPr>
            <w:id w:val="-121735701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0A5">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bottom w:val="dashed" w:color="1F5A87" w:sz="8" w:space="0"/>
            </w:tcBorders>
            <w:vAlign w:val="center"/>
          </w:tcPr>
          <w:p w14:paraId="402C90A6">
            <w:pPr>
              <w:rPr>
                <w:rFonts w:ascii="Arial" w:hAnsi="Arial" w:cs="Arial"/>
                <w:sz w:val="22"/>
                <w:szCs w:val="22"/>
              </w:rPr>
            </w:pPr>
            <w:r>
              <w:rPr>
                <w:rFonts w:ascii="Arial" w:hAnsi="Arial" w:cs="Arial"/>
                <w:sz w:val="22"/>
                <w:szCs w:val="22"/>
              </w:rPr>
              <w:t>IRB approved research</w:t>
            </w:r>
          </w:p>
        </w:tc>
        <w:tc>
          <w:tcPr>
            <w:tcW w:w="6286" w:type="dxa"/>
            <w:tcBorders>
              <w:bottom w:val="dashed" w:color="1F5A87" w:sz="8" w:space="0"/>
            </w:tcBorders>
            <w:vAlign w:val="center"/>
          </w:tcPr>
          <w:p w14:paraId="402C90A7">
            <w:pPr>
              <w:pStyle w:val="23"/>
              <w:numPr>
                <w:ilvl w:val="2"/>
                <w:numId w:val="26"/>
              </w:numPr>
              <w:ind w:left="397" w:hanging="397"/>
              <w:rPr>
                <w:rFonts w:ascii="Arial" w:hAnsi="Arial" w:cs="Arial"/>
                <w:sz w:val="22"/>
                <w:szCs w:val="22"/>
              </w:rPr>
            </w:pPr>
            <w:r>
              <w:rPr>
                <w:rFonts w:ascii="Arial" w:hAnsi="Arial" w:cs="Arial"/>
                <w:sz w:val="22"/>
                <w:szCs w:val="22"/>
              </w:rPr>
              <w:t>For UCI IRB approved research, specify protocol number(s).</w:t>
            </w:r>
          </w:p>
          <w:p w14:paraId="402C90A8">
            <w:pPr>
              <w:pStyle w:val="23"/>
              <w:numPr>
                <w:ilvl w:val="2"/>
                <w:numId w:val="26"/>
              </w:numPr>
              <w:ind w:left="397" w:hanging="397"/>
              <w:rPr>
                <w:rFonts w:ascii="Arial" w:hAnsi="Arial" w:cs="Arial"/>
                <w:sz w:val="22"/>
                <w:szCs w:val="22"/>
              </w:rPr>
            </w:pPr>
            <w:r>
              <w:rPr>
                <w:rFonts w:ascii="Arial" w:hAnsi="Arial" w:cs="Arial"/>
                <w:sz w:val="22"/>
                <w:szCs w:val="22"/>
              </w:rPr>
              <w:t>For other research, attach the IRB approved consent form that documents the sharing of information.</w:t>
            </w:r>
          </w:p>
        </w:tc>
      </w:tr>
      <w:tr w14:paraId="402C9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11" w:hRule="atLeast"/>
        </w:trPr>
        <w:sdt>
          <w:sdtPr>
            <w:rPr>
              <w:rFonts w:ascii="Arial" w:hAnsi="Arial" w:cs="Arial"/>
              <w:sz w:val="22"/>
              <w:szCs w:val="22"/>
            </w:rPr>
            <w:id w:val="166528621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AA">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AB">
            <w:pPr>
              <w:rPr>
                <w:rFonts w:ascii="Arial" w:hAnsi="Arial" w:cs="Arial"/>
                <w:sz w:val="22"/>
                <w:szCs w:val="22"/>
              </w:rPr>
            </w:pPr>
            <w:r>
              <w:rPr>
                <w:rFonts w:ascii="Arial" w:hAnsi="Arial" w:cs="Arial"/>
                <w:sz w:val="22"/>
                <w:szCs w:val="22"/>
                <w:shd w:val="clear" w:color="auto" w:fill="FFFFFF"/>
              </w:rPr>
              <w:t xml:space="preserve">Stored identifiable biospecimen(s) </w:t>
            </w:r>
          </w:p>
        </w:tc>
        <w:tc>
          <w:tcPr>
            <w:tcW w:w="6286" w:type="dxa"/>
            <w:tcBorders>
              <w:top w:val="dashed" w:color="1F5A87" w:sz="8" w:space="0"/>
              <w:bottom w:val="dashed" w:color="1F5A87" w:sz="8" w:space="0"/>
            </w:tcBorders>
            <w:vAlign w:val="center"/>
          </w:tcPr>
          <w:p w14:paraId="402C90AC">
            <w:pPr>
              <w:pStyle w:val="23"/>
              <w:numPr>
                <w:ilvl w:val="2"/>
                <w:numId w:val="27"/>
              </w:numPr>
              <w:ind w:left="397" w:hanging="397"/>
              <w:rPr>
                <w:rFonts w:ascii="Arial" w:hAnsi="Arial" w:cs="Arial"/>
                <w:sz w:val="22"/>
                <w:szCs w:val="22"/>
              </w:rPr>
            </w:pPr>
            <w:r>
              <w:rPr>
                <w:rFonts w:ascii="Arial" w:hAnsi="Arial" w:cs="Arial"/>
                <w:sz w:val="22"/>
                <w:szCs w:val="22"/>
              </w:rPr>
              <w:t xml:space="preserve">Specify clinic or operating room. </w:t>
            </w:r>
          </w:p>
          <w:p w14:paraId="402C90AD">
            <w:pPr>
              <w:pStyle w:val="23"/>
              <w:numPr>
                <w:ilvl w:val="2"/>
                <w:numId w:val="27"/>
              </w:numPr>
              <w:ind w:left="397" w:hanging="397"/>
              <w:rPr>
                <w:rFonts w:ascii="Arial" w:hAnsi="Arial" w:cs="Arial"/>
                <w:sz w:val="22"/>
                <w:szCs w:val="22"/>
              </w:rPr>
            </w:pPr>
            <w:r>
              <w:rPr>
                <w:rFonts w:ascii="Arial" w:hAnsi="Arial" w:cs="Arial"/>
                <w:sz w:val="22"/>
                <w:szCs w:val="22"/>
              </w:rPr>
              <w:t>With the exception of biospecimens specifically listed as exempt in UCI Health Anatomical Pathology/Surgical Pathology - Procedure Number: S-23 or biospecimens obtained from Dermatopathology, retain evidence of Pathology clearance from Dr. Robert Edwards (</w:t>
            </w:r>
            <w:r>
              <w:fldChar w:fldCharType="begin"/>
            </w:r>
            <w:r>
              <w:instrText xml:space="preserve"> HYPERLINK "mailto:redwards@uci.edu" </w:instrText>
            </w:r>
            <w:r>
              <w:fldChar w:fldCharType="separate"/>
            </w:r>
            <w:r>
              <w:rPr>
                <w:rStyle w:val="20"/>
                <w:rFonts w:ascii="Arial" w:hAnsi="Arial" w:cs="Arial"/>
                <w:sz w:val="22"/>
                <w:szCs w:val="22"/>
              </w:rPr>
              <w:t>redwards@uci.edu</w:t>
            </w:r>
            <w:r>
              <w:rPr>
                <w:rStyle w:val="20"/>
                <w:rFonts w:ascii="Arial" w:hAnsi="Arial" w:cs="Arial"/>
                <w:sz w:val="22"/>
                <w:szCs w:val="22"/>
              </w:rPr>
              <w:fldChar w:fldCharType="end"/>
            </w:r>
            <w:r>
              <w:rPr>
                <w:rFonts w:ascii="Arial" w:hAnsi="Arial" w:cs="Arial"/>
                <w:sz w:val="22"/>
                <w:szCs w:val="22"/>
              </w:rPr>
              <w:t>) or Delia Tifrea (</w:t>
            </w:r>
            <w:r>
              <w:fldChar w:fldCharType="begin"/>
            </w:r>
            <w:r>
              <w:instrText xml:space="preserve"> HYPERLINK "mailto:dtifrea@hs.uci.edu" </w:instrText>
            </w:r>
            <w:r>
              <w:fldChar w:fldCharType="separate"/>
            </w:r>
            <w:r>
              <w:rPr>
                <w:rStyle w:val="20"/>
                <w:rFonts w:ascii="Arial" w:hAnsi="Arial" w:cs="Arial"/>
                <w:sz w:val="22"/>
                <w:szCs w:val="22"/>
              </w:rPr>
              <w:t>dtifrea@hs.uci.edu</w:t>
            </w:r>
            <w:r>
              <w:rPr>
                <w:rStyle w:val="20"/>
                <w:rFonts w:ascii="Arial" w:hAnsi="Arial" w:cs="Arial"/>
                <w:sz w:val="22"/>
                <w:szCs w:val="22"/>
              </w:rPr>
              <w:fldChar w:fldCharType="end"/>
            </w:r>
            <w:r>
              <w:rPr>
                <w:rFonts w:ascii="Arial" w:hAnsi="Arial" w:cs="Arial"/>
                <w:sz w:val="22"/>
                <w:szCs w:val="22"/>
              </w:rPr>
              <w:t>).</w:t>
            </w:r>
          </w:p>
        </w:tc>
      </w:tr>
      <w:tr w14:paraId="402C9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76" w:hRule="atLeast"/>
        </w:trPr>
        <w:sdt>
          <w:sdtPr>
            <w:rPr>
              <w:rFonts w:ascii="Arial" w:hAnsi="Arial" w:cs="Arial"/>
              <w:sz w:val="22"/>
              <w:szCs w:val="22"/>
            </w:rPr>
            <w:id w:val="-594322759"/>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0AF">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bottom w:val="dashed" w:color="1F5A87" w:sz="8" w:space="0"/>
            </w:tcBorders>
            <w:vAlign w:val="center"/>
          </w:tcPr>
          <w:p w14:paraId="402C90B0">
            <w:pPr>
              <w:rPr>
                <w:rFonts w:ascii="Arial" w:hAnsi="Arial" w:cs="Arial"/>
                <w:sz w:val="22"/>
                <w:szCs w:val="22"/>
              </w:rPr>
            </w:pPr>
            <w:r>
              <w:rPr>
                <w:rFonts w:ascii="Arial" w:hAnsi="Arial" w:cs="Arial"/>
                <w:sz w:val="22"/>
                <w:szCs w:val="22"/>
              </w:rPr>
              <w:t>Student records or student health medical records</w:t>
            </w:r>
          </w:p>
        </w:tc>
        <w:tc>
          <w:tcPr>
            <w:tcW w:w="6286" w:type="dxa"/>
            <w:tcBorders>
              <w:bottom w:val="dashed" w:color="1F5A87" w:sz="8" w:space="0"/>
            </w:tcBorders>
            <w:vAlign w:val="center"/>
          </w:tcPr>
          <w:p w14:paraId="402C90B1">
            <w:pPr>
              <w:pStyle w:val="23"/>
              <w:numPr>
                <w:ilvl w:val="2"/>
                <w:numId w:val="28"/>
              </w:numPr>
              <w:ind w:left="397" w:hanging="397"/>
              <w:rPr>
                <w:rFonts w:ascii="Arial" w:hAnsi="Arial" w:cs="Arial"/>
                <w:sz w:val="22"/>
                <w:szCs w:val="22"/>
              </w:rPr>
            </w:pPr>
            <w:r>
              <w:rPr>
                <w:rFonts w:ascii="Arial" w:hAnsi="Arial" w:cs="Arial"/>
                <w:sz w:val="22"/>
                <w:szCs w:val="22"/>
              </w:rPr>
              <w:t>Specify the types of education records.</w:t>
            </w:r>
          </w:p>
          <w:p w14:paraId="402C90B2">
            <w:pPr>
              <w:pStyle w:val="23"/>
              <w:numPr>
                <w:ilvl w:val="2"/>
                <w:numId w:val="28"/>
              </w:numPr>
              <w:ind w:left="397" w:hanging="397"/>
              <w:rPr>
                <w:rFonts w:ascii="Arial" w:hAnsi="Arial" w:cs="Arial"/>
                <w:sz w:val="22"/>
                <w:szCs w:val="22"/>
              </w:rPr>
            </w:pPr>
            <w:r>
              <w:rPr>
                <w:rFonts w:ascii="Arial" w:hAnsi="Arial" w:cs="Arial"/>
                <w:sz w:val="22"/>
                <w:szCs w:val="22"/>
              </w:rPr>
              <w:t xml:space="preserve">Attach the </w:t>
            </w:r>
            <w:r>
              <w:fldChar w:fldCharType="begin"/>
            </w:r>
            <w:r>
              <w:instrText xml:space="preserve"> HYPERLINK "https://research.uci.edu/wp-content/uploads/HRP-504-TEMPLATE-LETTER-School-Permission-to-Conduct-Research.docx" </w:instrText>
            </w:r>
            <w:r>
              <w:fldChar w:fldCharType="separate"/>
            </w:r>
            <w:r>
              <w:rPr>
                <w:rStyle w:val="20"/>
                <w:rFonts w:ascii="Arial" w:hAnsi="Arial" w:cs="Arial"/>
                <w:sz w:val="22"/>
                <w:szCs w:val="22"/>
              </w:rPr>
              <w:t>Letter</w:t>
            </w:r>
            <w:r>
              <w:rPr>
                <w:rStyle w:val="20"/>
                <w:rFonts w:ascii="Arial" w:hAnsi="Arial" w:cs="Arial"/>
                <w:sz w:val="22"/>
                <w:szCs w:val="22"/>
              </w:rPr>
              <w:fldChar w:fldCharType="end"/>
            </w:r>
            <w:r>
              <w:rPr>
                <w:rFonts w:ascii="Arial" w:hAnsi="Arial" w:cs="Arial"/>
                <w:sz w:val="22"/>
                <w:szCs w:val="22"/>
              </w:rPr>
              <w:t xml:space="preserve"> of </w:t>
            </w:r>
            <w:r>
              <w:fldChar w:fldCharType="begin"/>
            </w:r>
            <w:r>
              <w:instrText xml:space="preserve"> HYPERLINK "https://studentprivacy.ed.gov/ferpa" </w:instrText>
            </w:r>
            <w:r>
              <w:fldChar w:fldCharType="separate"/>
            </w:r>
            <w:r>
              <w:rPr>
                <w:rStyle w:val="20"/>
                <w:rFonts w:ascii="Arial" w:hAnsi="Arial" w:cs="Arial"/>
                <w:sz w:val="22"/>
                <w:szCs w:val="22"/>
              </w:rPr>
              <w:t>FERPA</w:t>
            </w:r>
            <w:r>
              <w:rPr>
                <w:rStyle w:val="20"/>
                <w:rFonts w:ascii="Arial" w:hAnsi="Arial" w:cs="Arial"/>
                <w:sz w:val="22"/>
                <w:szCs w:val="22"/>
              </w:rPr>
              <w:fldChar w:fldCharType="end"/>
            </w:r>
            <w:r>
              <w:rPr>
                <w:rFonts w:ascii="Arial" w:hAnsi="Arial" w:cs="Arial"/>
                <w:sz w:val="22"/>
                <w:szCs w:val="22"/>
              </w:rPr>
              <w:t xml:space="preserve"> clearance from the local school/district site or from the </w:t>
            </w:r>
            <w:r>
              <w:fldChar w:fldCharType="begin"/>
            </w:r>
            <w:r>
              <w:instrText xml:space="preserve"> HYPERLINK "https://www.reg.uci.edu/privacy/" </w:instrText>
            </w:r>
            <w:r>
              <w:fldChar w:fldCharType="separate"/>
            </w:r>
            <w:r>
              <w:rPr>
                <w:rStyle w:val="20"/>
                <w:rFonts w:ascii="Arial" w:hAnsi="Arial" w:cs="Arial"/>
                <w:sz w:val="22"/>
                <w:szCs w:val="22"/>
              </w:rPr>
              <w:t>UCI Registrar FERPA Analyst</w:t>
            </w:r>
            <w:r>
              <w:rPr>
                <w:rStyle w:val="20"/>
                <w:rFonts w:ascii="Arial" w:hAnsi="Arial" w:cs="Arial"/>
                <w:sz w:val="22"/>
                <w:szCs w:val="22"/>
              </w:rPr>
              <w:fldChar w:fldCharType="end"/>
            </w:r>
            <w:r>
              <w:rPr>
                <w:rFonts w:ascii="Arial" w:hAnsi="Arial" w:cs="Arial"/>
                <w:sz w:val="22"/>
                <w:szCs w:val="22"/>
              </w:rPr>
              <w:t xml:space="preserve"> for UCI student records.</w:t>
            </w:r>
          </w:p>
        </w:tc>
      </w:tr>
      <w:tr w14:paraId="402C9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90" w:type="dxa"/>
          <w:trHeight w:val="529" w:hRule="atLeast"/>
        </w:trPr>
        <w:sdt>
          <w:sdtPr>
            <w:rPr>
              <w:rFonts w:ascii="Arial" w:hAnsi="Arial" w:cs="Arial"/>
              <w:sz w:val="22"/>
              <w:szCs w:val="22"/>
            </w:rPr>
            <w:id w:val="-130816970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0B4">
                <w:pPr>
                  <w:jc w:val="center"/>
                  <w:rPr>
                    <w:rFonts w:ascii="Arial" w:hAnsi="Arial" w:cs="Arial"/>
                    <w:sz w:val="22"/>
                    <w:szCs w:val="22"/>
                  </w:rPr>
                </w:pPr>
                <w:r>
                  <w:rPr>
                    <w:rFonts w:ascii="Segoe UI Symbol" w:hAnsi="Segoe UI Symbol" w:eastAsia="MS Gothic" w:cs="Segoe UI Symbol"/>
                    <w:sz w:val="22"/>
                    <w:szCs w:val="22"/>
                  </w:rPr>
                  <w:t>☐</w:t>
                </w:r>
              </w:p>
            </w:tc>
          </w:sdtContent>
        </w:sdt>
        <w:tc>
          <w:tcPr>
            <w:tcW w:w="3949" w:type="dxa"/>
            <w:tcBorders>
              <w:top w:val="dashed" w:color="1F5A87" w:sz="8" w:space="0"/>
              <w:bottom w:val="dashed" w:color="1F5A87" w:sz="8" w:space="0"/>
            </w:tcBorders>
            <w:vAlign w:val="center"/>
          </w:tcPr>
          <w:p w14:paraId="402C90B5">
            <w:pPr>
              <w:rPr>
                <w:rFonts w:ascii="Arial" w:hAnsi="Arial" w:cs="Arial"/>
                <w:sz w:val="22"/>
                <w:szCs w:val="22"/>
              </w:rPr>
            </w:pPr>
            <w:r>
              <w:rPr>
                <w:rFonts w:ascii="Arial" w:hAnsi="Arial" w:cs="Arial"/>
                <w:sz w:val="22"/>
                <w:szCs w:val="22"/>
              </w:rPr>
              <w:t xml:space="preserve">Other </w:t>
            </w:r>
          </w:p>
        </w:tc>
        <w:tc>
          <w:tcPr>
            <w:tcW w:w="6286" w:type="dxa"/>
            <w:tcBorders>
              <w:top w:val="dashed" w:color="1F5A87" w:sz="8" w:space="0"/>
              <w:bottom w:val="dashed" w:color="1F5A87" w:sz="8" w:space="0"/>
            </w:tcBorders>
            <w:vAlign w:val="center"/>
          </w:tcPr>
          <w:p w14:paraId="402C90B6">
            <w:pPr>
              <w:pStyle w:val="23"/>
              <w:numPr>
                <w:ilvl w:val="2"/>
                <w:numId w:val="29"/>
              </w:numPr>
              <w:ind w:left="397" w:hanging="397"/>
              <w:rPr>
                <w:rFonts w:ascii="Arial" w:hAnsi="Arial" w:cs="Arial"/>
                <w:sz w:val="22"/>
                <w:szCs w:val="22"/>
              </w:rPr>
            </w:pPr>
            <w:r>
              <w:rPr>
                <w:rFonts w:ascii="Arial" w:hAnsi="Arial" w:cs="Arial"/>
                <w:sz w:val="22"/>
                <w:szCs w:val="22"/>
              </w:rPr>
              <w:t>Specify source(s).</w:t>
            </w:r>
          </w:p>
          <w:p w14:paraId="402C90B7">
            <w:pPr>
              <w:pStyle w:val="23"/>
              <w:numPr>
                <w:ilvl w:val="2"/>
                <w:numId w:val="29"/>
              </w:numPr>
              <w:ind w:left="397" w:hanging="397"/>
              <w:rPr>
                <w:rFonts w:ascii="Arial" w:hAnsi="Arial" w:cs="Arial"/>
                <w:sz w:val="22"/>
                <w:szCs w:val="22"/>
              </w:rPr>
            </w:pPr>
            <w:r>
              <w:rPr>
                <w:rFonts w:ascii="Arial" w:hAnsi="Arial" w:cs="Arial"/>
                <w:sz w:val="22"/>
                <w:szCs w:val="22"/>
              </w:rPr>
              <w:t>Specify the types of records/biospecimens.</w:t>
            </w:r>
          </w:p>
          <w:p w14:paraId="402C90B8">
            <w:pPr>
              <w:pStyle w:val="23"/>
              <w:numPr>
                <w:ilvl w:val="2"/>
                <w:numId w:val="29"/>
              </w:numPr>
              <w:ind w:left="397" w:hanging="397"/>
              <w:rPr>
                <w:rFonts w:ascii="Arial" w:hAnsi="Arial" w:cs="Arial"/>
                <w:sz w:val="22"/>
                <w:szCs w:val="22"/>
              </w:rPr>
            </w:pPr>
            <w:r>
              <w:rPr>
                <w:rFonts w:ascii="Arial" w:hAnsi="Arial" w:cs="Arial"/>
                <w:sz w:val="22"/>
                <w:szCs w:val="22"/>
              </w:rPr>
              <w:t>Specify whether the information/biospecimen was originally collected for research purposes.</w:t>
            </w:r>
          </w:p>
          <w:p w14:paraId="402C90B9">
            <w:pPr>
              <w:pStyle w:val="23"/>
              <w:numPr>
                <w:ilvl w:val="2"/>
                <w:numId w:val="29"/>
              </w:numPr>
              <w:ind w:left="397" w:hanging="397"/>
              <w:rPr>
                <w:rFonts w:ascii="Arial" w:hAnsi="Arial" w:cs="Arial"/>
                <w:sz w:val="22"/>
                <w:szCs w:val="22"/>
              </w:rPr>
            </w:pPr>
            <w:r>
              <w:rPr>
                <w:rFonts w:ascii="Arial" w:hAnsi="Arial" w:cs="Arial"/>
                <w:sz w:val="22"/>
                <w:szCs w:val="22"/>
              </w:rPr>
              <w:t xml:space="preserve">Explain how the study team will obtain the records. </w:t>
            </w:r>
          </w:p>
        </w:tc>
      </w:tr>
    </w:tbl>
    <w:p w14:paraId="402C90BB">
      <w:pPr>
        <w:pStyle w:val="39"/>
        <w:spacing w:before="0" w:beforeAutospacing="0" w:after="0" w:afterAutospacing="0"/>
        <w:rPr>
          <w:rStyle w:val="16"/>
          <w:rFonts w:ascii="Arial" w:hAnsi="Arial" w:cs="Arial"/>
          <w:b w:val="0"/>
          <w:bCs w:val="0"/>
          <w:color w:val="000000"/>
          <w:sz w:val="22"/>
          <w:szCs w:val="22"/>
        </w:rPr>
      </w:pPr>
    </w:p>
    <w:tbl>
      <w:tblPr>
        <w:tblStyle w:val="14"/>
        <w:tblW w:w="10800" w:type="dxa"/>
        <w:tblCaption w:val="Answer Box"/>
        <w:tblDescription w:val="This space is provided for the answer to question 9.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978368147"/>
            <w:placeholder>
              <w:docPart w:val="DDE88F196E1548499DB1B3743882A03A"/>
            </w:placeholder>
          </w:sdtPr>
          <w:sdtEndPr>
            <w:rPr>
              <w:rStyle w:val="15"/>
              <w:rFonts w:ascii="Arial" w:hAnsi="Arial" w:cs="Arial"/>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90BC">
                <w:pPr>
                  <w:pStyle w:val="31"/>
                  <w:rPr>
                    <w:rFonts w:ascii="Arial" w:hAnsi="Arial" w:cs="Arial"/>
                  </w:rPr>
                </w:pPr>
                <w:r>
                  <w:rPr>
                    <w:rStyle w:val="32"/>
                    <w:rFonts w:hint="eastAsia" w:ascii="Arial" w:hAnsi="Arial" w:eastAsia="宋体" w:cs="Arial"/>
                    <w:lang w:eastAsia="zh-CN"/>
                  </w:rPr>
                  <w:t>N/A</w:t>
                </w:r>
              </w:p>
            </w:tc>
          </w:sdtContent>
        </w:sdt>
      </w:tr>
    </w:tbl>
    <w:p w14:paraId="402C90BE">
      <w:pPr>
        <w:pStyle w:val="39"/>
        <w:spacing w:before="0" w:beforeAutospacing="0" w:after="0" w:afterAutospacing="0"/>
        <w:rPr>
          <w:rStyle w:val="16"/>
          <w:rFonts w:ascii="Arial" w:hAnsi="Arial" w:cs="Arial"/>
          <w:color w:val="000000"/>
          <w:sz w:val="22"/>
          <w:szCs w:val="22"/>
        </w:rPr>
      </w:pPr>
    </w:p>
    <w:p w14:paraId="402C90BF">
      <w:pPr>
        <w:pStyle w:val="31"/>
        <w:numPr>
          <w:ilvl w:val="1"/>
          <w:numId w:val="30"/>
        </w:numPr>
        <w:rPr>
          <w:rFonts w:ascii="Arial" w:hAnsi="Arial" w:cs="Arial"/>
        </w:rPr>
      </w:pPr>
      <w:r>
        <w:rPr>
          <w:rFonts w:ascii="Arial" w:hAnsi="Arial" w:cs="Arial"/>
          <w:b/>
          <w:bCs/>
        </w:rPr>
        <w:t>Information Variables:</w:t>
      </w:r>
      <w:r>
        <w:rPr>
          <w:rFonts w:ascii="Arial" w:hAnsi="Arial" w:cs="Arial"/>
        </w:rPr>
        <w:t xml:space="preserve"> </w:t>
      </w:r>
    </w:p>
    <w:p w14:paraId="402C90C0">
      <w:pPr>
        <w:pStyle w:val="31"/>
        <w:numPr>
          <w:ilvl w:val="2"/>
          <w:numId w:val="30"/>
        </w:numPr>
        <w:rPr>
          <w:rFonts w:ascii="Arial" w:hAnsi="Arial" w:cs="Arial"/>
        </w:rPr>
      </w:pPr>
      <w:r>
        <w:rPr>
          <w:rFonts w:ascii="Arial" w:hAnsi="Arial" w:cs="Arial"/>
        </w:rPr>
        <w:t>Specify the date-range of the information used for the project (e.g. January 2002 to January 2020)</w:t>
      </w:r>
    </w:p>
    <w:p w14:paraId="402C90C1">
      <w:pPr>
        <w:pStyle w:val="31"/>
        <w:numPr>
          <w:ilvl w:val="2"/>
          <w:numId w:val="30"/>
        </w:numPr>
        <w:rPr>
          <w:rFonts w:ascii="Arial" w:hAnsi="Arial" w:cs="Arial"/>
        </w:rPr>
      </w:pPr>
      <w:r>
        <w:rPr>
          <w:rFonts w:ascii="Arial" w:hAnsi="Arial" w:cs="Arial"/>
        </w:rPr>
        <w:t xml:space="preserve">Provide a complete list of ALL information points, variables, and/or information that will be collected/recorded (i.e. information abstraction form) from sources other than the participant (e.g., medical records). </w:t>
      </w:r>
    </w:p>
    <w:p w14:paraId="402C90C2">
      <w:pPr>
        <w:pStyle w:val="31"/>
        <w:numPr>
          <w:ilvl w:val="2"/>
          <w:numId w:val="30"/>
        </w:numPr>
        <w:rPr>
          <w:rFonts w:ascii="Arial" w:hAnsi="Arial" w:cs="Arial"/>
        </w:rPr>
      </w:pPr>
      <w:r>
        <w:rPr>
          <w:rFonts w:ascii="Arial" w:hAnsi="Arial" w:cs="Arial"/>
        </w:rPr>
        <w:t xml:space="preserve">When utilizing </w:t>
      </w:r>
      <w:r>
        <w:fldChar w:fldCharType="begin"/>
      </w:r>
      <w:r>
        <w:instrText xml:space="preserve"> HYPERLINK "https://it.health.uci.edu/Enterprise-Data/requestdata.asp" \h </w:instrText>
      </w:r>
      <w:r>
        <w:fldChar w:fldCharType="separate"/>
      </w:r>
      <w:r>
        <w:rPr>
          <w:rStyle w:val="20"/>
          <w:rFonts w:ascii="Arial" w:hAnsi="Arial" w:cs="Arial"/>
        </w:rPr>
        <w:t>UCI Health Enterprise Information &amp; Analytics</w:t>
      </w:r>
      <w:r>
        <w:rPr>
          <w:rStyle w:val="20"/>
          <w:rFonts w:ascii="Arial" w:hAnsi="Arial" w:cs="Arial"/>
        </w:rPr>
        <w:fldChar w:fldCharType="end"/>
      </w:r>
      <w:r>
        <w:rPr>
          <w:rFonts w:ascii="Arial" w:hAnsi="Arial" w:cs="Arial"/>
        </w:rPr>
        <w:t> services (e.g., pre-screening, information pull), the following additional information is required:</w:t>
      </w:r>
    </w:p>
    <w:p w14:paraId="402C90C3">
      <w:pPr>
        <w:pStyle w:val="31"/>
        <w:numPr>
          <w:ilvl w:val="3"/>
          <w:numId w:val="30"/>
        </w:numPr>
        <w:ind w:left="1620" w:hanging="900"/>
        <w:rPr>
          <w:rFonts w:ascii="Arial" w:hAnsi="Arial" w:cs="Arial"/>
        </w:rPr>
      </w:pPr>
      <w:r>
        <w:rPr>
          <w:rFonts w:ascii="Arial" w:hAnsi="Arial" w:cs="Arial"/>
        </w:rPr>
        <w:t>Specify timeframes for each eligibility factor, as applicable.</w:t>
      </w:r>
    </w:p>
    <w:p w14:paraId="402C90C4">
      <w:pPr>
        <w:pStyle w:val="31"/>
        <w:numPr>
          <w:ilvl w:val="3"/>
          <w:numId w:val="30"/>
        </w:numPr>
        <w:ind w:left="1620" w:hanging="900"/>
        <w:rPr>
          <w:rFonts w:ascii="Arial" w:hAnsi="Arial" w:cs="Arial"/>
        </w:rPr>
      </w:pPr>
      <w:r>
        <w:rPr>
          <w:rFonts w:ascii="Arial" w:hAnsi="Arial" w:cs="Arial"/>
        </w:rPr>
        <w:t xml:space="preserve">For diagnoses, procedures, and laboratory tests, provide </w:t>
      </w:r>
      <w:r>
        <w:fldChar w:fldCharType="begin"/>
      </w:r>
      <w:r>
        <w:instrText xml:space="preserve"> HYPERLINK "https://athena.ohdsi.org/" \h </w:instrText>
      </w:r>
      <w:r>
        <w:fldChar w:fldCharType="separate"/>
      </w:r>
      <w:r>
        <w:rPr>
          <w:rStyle w:val="20"/>
          <w:rFonts w:ascii="Arial" w:hAnsi="Arial" w:cs="Arial"/>
        </w:rPr>
        <w:t>standard codes</w:t>
      </w:r>
      <w:r>
        <w:rPr>
          <w:rStyle w:val="20"/>
          <w:rFonts w:ascii="Arial" w:hAnsi="Arial" w:cs="Arial"/>
        </w:rPr>
        <w:fldChar w:fldCharType="end"/>
      </w:r>
      <w:r>
        <w:rPr>
          <w:rFonts w:ascii="Arial" w:hAnsi="Arial" w:cs="Arial"/>
        </w:rPr>
        <w:t xml:space="preserve"> whenever possible.</w:t>
      </w:r>
    </w:p>
    <w:p w14:paraId="402C90C5">
      <w:pPr>
        <w:pStyle w:val="23"/>
        <w:ind w:left="1080"/>
        <w:rPr>
          <w:rFonts w:ascii="Arial" w:hAnsi="Arial" w:cs="Arial"/>
          <w:sz w:val="22"/>
          <w:szCs w:val="22"/>
        </w:rPr>
      </w:pPr>
    </w:p>
    <w:p w14:paraId="402C90C6">
      <w:pPr>
        <w:pStyle w:val="31"/>
        <w:rPr>
          <w:rFonts w:ascii="Arial" w:hAnsi="Arial" w:cs="Arial"/>
          <w:b/>
          <w:bCs/>
          <w:color w:val="595959" w:themeColor="text1" w:themeTint="A6"/>
          <w14:textFill>
            <w14:solidFill>
              <w14:schemeClr w14:val="tx1">
                <w14:lumMod w14:val="65000"/>
                <w14:lumOff w14:val="35000"/>
              </w14:schemeClr>
            </w14:solidFill>
          </w14:textFill>
        </w:rPr>
      </w:pPr>
      <w:sdt>
        <w:sdtPr>
          <w:rPr>
            <w:rFonts w:ascii="Arial" w:hAnsi="Arial" w:cs="Arial"/>
          </w:rPr>
          <w:id w:val="-717583825"/>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w:t>
      </w:r>
      <w:r>
        <w:rPr>
          <w:rFonts w:ascii="Arial" w:hAnsi="Arial" w:cs="Arial"/>
          <w:b/>
          <w:bCs/>
          <w:i/>
          <w:iCs/>
          <w:color w:val="595959" w:themeColor="text1" w:themeTint="A6"/>
          <w14:textFill>
            <w14:solidFill>
              <w14:schemeClr w14:val="tx1">
                <w14:lumMod w14:val="65000"/>
                <w14:lumOff w14:val="35000"/>
              </w14:schemeClr>
            </w14:solidFill>
          </w14:textFill>
        </w:rPr>
        <w:t>This is included in a separate scientific protocol attached.</w:t>
      </w:r>
    </w:p>
    <w:tbl>
      <w:tblPr>
        <w:tblStyle w:val="14"/>
        <w:tblW w:w="0" w:type="auto"/>
        <w:tblCaption w:val="Answer Box"/>
        <w:tblDescription w:val="This space is provided for the answer to question 5.4."/>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sdt>
          <w:sdtPr>
            <w:rPr>
              <w:rStyle w:val="32"/>
              <w:rFonts w:ascii="Arial" w:hAnsi="Arial" w:cs="Arial"/>
            </w:rPr>
            <w:id w:val="-1689525457"/>
            <w:placeholder>
              <w:docPart w:val="50F9F9BD5E26FF42B5BDF93E71AF485B"/>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0C7">
                <w:pPr>
                  <w:pStyle w:val="31"/>
                  <w:rPr>
                    <w:rStyle w:val="32"/>
                    <w:rFonts w:ascii="Arial" w:hAnsi="Arial" w:eastAsia="宋体" w:cs="Arial"/>
                    <w:lang w:eastAsia="zh-CN"/>
                  </w:rPr>
                </w:pPr>
                <w:r>
                  <w:rPr>
                    <w:rStyle w:val="32"/>
                    <w:rFonts w:hint="eastAsia" w:ascii="Arial" w:hAnsi="Arial" w:eastAsia="宋体" w:cs="Arial"/>
                    <w:lang w:eastAsia="zh-CN"/>
                  </w:rPr>
                  <w:t>N/A</w:t>
                </w:r>
              </w:p>
              <w:p w14:paraId="402C90C8">
                <w:pPr>
                  <w:pStyle w:val="31"/>
                  <w:rPr>
                    <w:rFonts w:ascii="Arial" w:hAnsi="Arial" w:cs="Arial"/>
                  </w:rPr>
                </w:pPr>
              </w:p>
            </w:tc>
          </w:sdtContent>
        </w:sdt>
      </w:tr>
    </w:tbl>
    <w:p w14:paraId="402C90CA">
      <w:pPr>
        <w:pStyle w:val="39"/>
        <w:spacing w:before="0" w:beforeAutospacing="0" w:after="0" w:afterAutospacing="0"/>
        <w:rPr>
          <w:rStyle w:val="16"/>
          <w:rFonts w:ascii="Arial" w:hAnsi="Arial" w:cs="Arial"/>
          <w:color w:val="000000"/>
          <w:sz w:val="22"/>
          <w:szCs w:val="22"/>
        </w:rPr>
      </w:pPr>
    </w:p>
    <w:p w14:paraId="402C90CB">
      <w:pPr>
        <w:pStyle w:val="24"/>
        <w:shd w:val="clear" w:color="auto" w:fill="255799"/>
        <w:spacing w:before="0" w:after="0"/>
        <w:rPr>
          <w:rFonts w:ascii="Arial" w:hAnsi="Arial" w:cs="Arial"/>
          <w:sz w:val="22"/>
          <w:szCs w:val="22"/>
        </w:rPr>
      </w:pPr>
      <w:r>
        <w:rPr>
          <w:rFonts w:ascii="Arial" w:hAnsi="Arial" w:cs="Arial"/>
          <w:sz w:val="22"/>
          <w:szCs w:val="22"/>
        </w:rPr>
        <w:t xml:space="preserve"> 10.  PRIVACY AND CONFIDENTIALITY</w:t>
      </w:r>
    </w:p>
    <w:p w14:paraId="402C90CC">
      <w:pPr>
        <w:pStyle w:val="31"/>
        <w:rPr>
          <w:rFonts w:ascii="Arial" w:hAnsi="Arial" w:cs="Arial"/>
          <w:b/>
          <w:bCs/>
        </w:rPr>
      </w:pPr>
    </w:p>
    <w:p w14:paraId="402C90CD">
      <w:pPr>
        <w:pStyle w:val="31"/>
        <w:rPr>
          <w:rStyle w:val="16"/>
          <w:rFonts w:ascii="Arial" w:hAnsi="Arial" w:cs="Arial"/>
          <w:b w:val="0"/>
          <w:bCs w:val="0"/>
          <w:spacing w:val="2"/>
          <w:shd w:val="clear" w:color="auto" w:fill="FFFFFF"/>
        </w:rPr>
      </w:pPr>
      <w:r>
        <w:rPr>
          <w:rStyle w:val="16"/>
          <w:rFonts w:ascii="Arial" w:hAnsi="Arial" w:cs="Arial"/>
          <w:spacing w:val="2"/>
          <w:shd w:val="clear" w:color="auto" w:fill="FFFFFF"/>
        </w:rPr>
        <w:t>10.1 Information:</w:t>
      </w:r>
      <w:r>
        <w:rPr>
          <w:rStyle w:val="16"/>
          <w:rFonts w:ascii="Arial" w:hAnsi="Arial" w:cs="Arial"/>
          <w:b w:val="0"/>
          <w:bCs w:val="0"/>
          <w:spacing w:val="2"/>
          <w:shd w:val="clear" w:color="auto" w:fill="FFFFFF"/>
        </w:rPr>
        <w:t xml:space="preserve"> Indicate the </w:t>
      </w:r>
      <w:r>
        <w:rPr>
          <w:rFonts w:ascii="Arial" w:hAnsi="Arial" w:cs="Arial"/>
        </w:rPr>
        <w:t>personally identifiable information</w:t>
      </w:r>
      <w:r>
        <w:rPr>
          <w:rFonts w:ascii="Arial" w:hAnsi="Arial" w:cs="Arial"/>
          <w:b/>
          <w:bCs/>
        </w:rPr>
        <w:t xml:space="preserve"> </w:t>
      </w:r>
      <w:r>
        <w:rPr>
          <w:rStyle w:val="16"/>
          <w:rFonts w:ascii="Arial" w:hAnsi="Arial" w:cs="Arial"/>
          <w:b w:val="0"/>
          <w:bCs w:val="0"/>
          <w:spacing w:val="2"/>
          <w:shd w:val="clear" w:color="auto" w:fill="FFFFFF"/>
        </w:rPr>
        <w:t>collected or retained for information analysis, recruitment, consenting and/or compensation. Select all that apply.</w:t>
      </w:r>
    </w:p>
    <w:p w14:paraId="402C90CE">
      <w:pPr>
        <w:pStyle w:val="31"/>
        <w:rPr>
          <w:rFonts w:ascii="Arial" w:hAnsi="Arial" w:cs="Arial"/>
          <w:spacing w:val="2"/>
          <w:shd w:val="clear" w:color="auto" w:fill="FFFFFF"/>
        </w:rPr>
      </w:pPr>
      <w:sdt>
        <w:sdtPr>
          <w:rPr>
            <w:rFonts w:ascii="Arial" w:hAnsi="Arial" w:cs="Arial"/>
            <w:spacing w:val="2"/>
            <w:shd w:val="clear" w:color="auto" w:fill="FFFFFF"/>
          </w:rPr>
          <w:id w:val="-625927835"/>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eastAsia="MS Gothic" w:cs="Segoe UI Symbol"/>
              <w:spacing w:val="2"/>
              <w:shd w:val="clear" w:color="auto" w:fill="FFFFFF"/>
            </w:rPr>
            <w:t>☐</w:t>
          </w:r>
        </w:sdtContent>
      </w:sdt>
      <w:r>
        <w:rPr>
          <w:rFonts w:ascii="Arial" w:hAnsi="Arial" w:cs="Arial"/>
          <w:spacing w:val="2"/>
          <w:shd w:val="clear" w:color="auto" w:fill="FFFFFF"/>
        </w:rPr>
        <w:t xml:space="preserve"> Not applicable</w:t>
      </w:r>
    </w:p>
    <w:tbl>
      <w:tblPr>
        <w:tblStyle w:val="14"/>
        <w:tblW w:w="11600"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80"/>
        <w:gridCol w:w="6020"/>
      </w:tblGrid>
      <w:tr w14:paraId="402C9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80" w:type="dxa"/>
          </w:tcPr>
          <w:p w14:paraId="402C90CF">
            <w:pPr>
              <w:pStyle w:val="31"/>
              <w:rPr>
                <w:rFonts w:ascii="Arial" w:hAnsi="Arial" w:cs="Arial"/>
                <w:spacing w:val="2"/>
                <w:shd w:val="clear" w:color="auto" w:fill="FFFFFF"/>
              </w:rPr>
            </w:pPr>
            <w:sdt>
              <w:sdtPr>
                <w:rPr>
                  <w:rFonts w:ascii="Arial" w:hAnsi="Arial" w:cs="Arial"/>
                  <w:b/>
                  <w:bCs/>
                  <w:spacing w:val="2"/>
                  <w:shd w:val="clear" w:color="auto" w:fill="FFFFFF"/>
                </w:rPr>
                <w:id w:val="30310010"/>
                <w14:checkbox>
                  <w14:checked w14:val="1"/>
                  <w14:checkedState w14:val="2612" w14:font="MS Gothic"/>
                  <w14:uncheckedState w14:val="2610" w14:font="MS Gothic"/>
                </w14:checkbox>
              </w:sdtPr>
              <w:sdtEndPr>
                <w:rPr>
                  <w:rFonts w:ascii="Arial" w:hAnsi="Arial" w:cs="Arial"/>
                  <w:b/>
                  <w:bCs/>
                  <w:spacing w:val="2"/>
                  <w:shd w:val="clear" w:color="auto" w:fill="FFFFFF"/>
                </w:rPr>
              </w:sdtEndPr>
              <w:sdtContent>
                <w:r>
                  <w:rPr>
                    <w:rFonts w:ascii="MS Gothic" w:hAnsi="MS Gothic" w:cs="Segoe UI Symbol"/>
                    <w:spacing w:val="2"/>
                    <w:shd w:val="clear" w:color="auto" w:fill="FFFFFF"/>
                  </w:rPr>
                  <w:t>☒</w:t>
                </w:r>
              </w:sdtContent>
            </w:sdt>
            <w:r>
              <w:rPr>
                <w:rFonts w:ascii="Arial" w:hAnsi="Arial" w:cs="Arial"/>
                <w:spacing w:val="2"/>
                <w:shd w:val="clear" w:color="auto" w:fill="FFFFFF"/>
              </w:rPr>
              <w:t xml:space="preserve"> Names</w:t>
            </w:r>
          </w:p>
          <w:p w14:paraId="402C90D0">
            <w:pPr>
              <w:pStyle w:val="31"/>
              <w:ind w:left="247" w:hanging="247"/>
              <w:rPr>
                <w:rFonts w:ascii="Arial" w:hAnsi="Arial" w:cs="Arial"/>
                <w:spacing w:val="2"/>
                <w:shd w:val="clear" w:color="auto" w:fill="FFFFFF"/>
              </w:rPr>
            </w:pPr>
            <w:sdt>
              <w:sdtPr>
                <w:rPr>
                  <w:rFonts w:ascii="Arial" w:hAnsi="Arial" w:cs="Arial"/>
                  <w:spacing w:val="2"/>
                  <w:shd w:val="clear" w:color="auto" w:fill="FFFFFF"/>
                </w:rPr>
                <w:id w:val="1478027517"/>
                <w14:checkbox>
                  <w14:checked w14:val="1"/>
                  <w14:checkedState w14:val="2612" w14:font="MS Gothic"/>
                  <w14:uncheckedState w14:val="2610" w14:font="MS Gothic"/>
                </w14:checkbox>
              </w:sdtPr>
              <w:sdtEndPr>
                <w:rPr>
                  <w:rFonts w:ascii="Arial" w:hAnsi="Arial" w:cs="Arial"/>
                  <w:spacing w:val="2"/>
                  <w:shd w:val="clear" w:color="auto" w:fill="FFFFFF"/>
                </w:rPr>
              </w:sdtEndPr>
              <w:sdtContent>
                <w:r>
                  <w:rPr>
                    <w:rFonts w:ascii="MS Gothic" w:hAnsi="MS Gothic" w:cs="Segoe UI Symbol"/>
                    <w:spacing w:val="2"/>
                    <w:shd w:val="clear" w:color="auto" w:fill="FFFFFF"/>
                  </w:rPr>
                  <w:t>☒</w:t>
                </w:r>
              </w:sdtContent>
            </w:sdt>
            <w:r>
              <w:rPr>
                <w:rFonts w:ascii="Arial" w:hAnsi="Arial" w:cs="Arial"/>
                <w:spacing w:val="2"/>
                <w:shd w:val="clear" w:color="auto" w:fill="FFFFFF"/>
              </w:rPr>
              <w:t xml:space="preserve"> All elements of dates that are directly related to an individual: birth date, admission date, discharge date, death date, and all ages over 89</w:t>
            </w:r>
          </w:p>
          <w:p w14:paraId="402C90D1">
            <w:pPr>
              <w:pStyle w:val="31"/>
              <w:ind w:left="247" w:hanging="247"/>
              <w:rPr>
                <w:rFonts w:ascii="Arial" w:hAnsi="Arial" w:cs="Arial"/>
                <w:spacing w:val="2"/>
                <w:shd w:val="clear" w:color="auto" w:fill="FFFFFF"/>
              </w:rPr>
            </w:pPr>
            <w:sdt>
              <w:sdtPr>
                <w:rPr>
                  <w:rFonts w:ascii="Arial" w:hAnsi="Arial" w:cs="Arial"/>
                  <w:spacing w:val="2"/>
                  <w:shd w:val="clear" w:color="auto" w:fill="FFFFFF"/>
                </w:rPr>
                <w:id w:val="-489250965"/>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All geographic subdivisions smaller than a state: street address, city, county, precinct, ZIP code, and geocodes</w:t>
            </w:r>
          </w:p>
          <w:p w14:paraId="402C90D2">
            <w:pPr>
              <w:pStyle w:val="31"/>
              <w:rPr>
                <w:rFonts w:ascii="Arial" w:hAnsi="Arial" w:cs="Arial"/>
                <w:spacing w:val="2"/>
                <w:shd w:val="clear" w:color="auto" w:fill="FFFFFF"/>
              </w:rPr>
            </w:pPr>
            <w:sdt>
              <w:sdtPr>
                <w:rPr>
                  <w:rFonts w:ascii="Arial" w:hAnsi="Arial" w:cs="Arial"/>
                  <w:spacing w:val="2"/>
                  <w:shd w:val="clear" w:color="auto" w:fill="FFFFFF"/>
                </w:rPr>
                <w:id w:val="238687665"/>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Telephone numbers</w:t>
            </w:r>
          </w:p>
          <w:p w14:paraId="402C90D3">
            <w:pPr>
              <w:pStyle w:val="31"/>
              <w:rPr>
                <w:rFonts w:ascii="Arial" w:hAnsi="Arial" w:cs="Arial"/>
                <w:spacing w:val="2"/>
                <w:shd w:val="clear" w:color="auto" w:fill="FFFFFF"/>
              </w:rPr>
            </w:pPr>
            <w:sdt>
              <w:sdtPr>
                <w:rPr>
                  <w:rFonts w:ascii="Arial" w:hAnsi="Arial" w:cs="Arial"/>
                  <w:spacing w:val="2"/>
                  <w:shd w:val="clear" w:color="auto" w:fill="FFFFFF"/>
                </w:rPr>
                <w:id w:val="-1404448871"/>
                <w14:checkbox>
                  <w14:checked w14:val="1"/>
                  <w14:checkedState w14:val="2612" w14:font="MS Gothic"/>
                  <w14:uncheckedState w14:val="2610" w14:font="MS Gothic"/>
                </w14:checkbox>
              </w:sdtPr>
              <w:sdtEndPr>
                <w:rPr>
                  <w:rFonts w:ascii="Arial" w:hAnsi="Arial" w:cs="Arial"/>
                  <w:spacing w:val="2"/>
                  <w:shd w:val="clear" w:color="auto" w:fill="FFFFFF"/>
                </w:rPr>
              </w:sdtEndPr>
              <w:sdtContent>
                <w:r>
                  <w:rPr>
                    <w:rFonts w:ascii="MS Gothic" w:hAnsi="MS Gothic" w:cs="Segoe UI Symbol"/>
                    <w:spacing w:val="2"/>
                    <w:shd w:val="clear" w:color="auto" w:fill="FFFFFF"/>
                  </w:rPr>
                  <w:t>☒</w:t>
                </w:r>
              </w:sdtContent>
            </w:sdt>
            <w:r>
              <w:rPr>
                <w:rFonts w:ascii="Arial" w:hAnsi="Arial" w:cs="Arial"/>
                <w:spacing w:val="2"/>
                <w:shd w:val="clear" w:color="auto" w:fill="FFFFFF"/>
              </w:rPr>
              <w:t xml:space="preserve"> Email address </w:t>
            </w:r>
          </w:p>
          <w:p w14:paraId="402C90D4">
            <w:pPr>
              <w:pStyle w:val="31"/>
              <w:rPr>
                <w:rFonts w:ascii="Arial" w:hAnsi="Arial" w:cs="Arial"/>
                <w:spacing w:val="2"/>
                <w:shd w:val="clear" w:color="auto" w:fill="FFFFFF"/>
              </w:rPr>
            </w:pPr>
            <w:sdt>
              <w:sdtPr>
                <w:rPr>
                  <w:rFonts w:ascii="Arial" w:hAnsi="Arial" w:cs="Arial"/>
                  <w:spacing w:val="2"/>
                  <w:shd w:val="clear" w:color="auto" w:fill="FFFFFF"/>
                </w:rPr>
                <w:id w:val="1069149323"/>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Social Security number</w:t>
            </w:r>
          </w:p>
          <w:p w14:paraId="402C90D5">
            <w:pPr>
              <w:pStyle w:val="31"/>
              <w:rPr>
                <w:rFonts w:ascii="Arial" w:hAnsi="Arial" w:cs="Arial"/>
                <w:spacing w:val="2"/>
                <w:shd w:val="clear" w:color="auto" w:fill="FFFFFF"/>
              </w:rPr>
            </w:pPr>
            <w:sdt>
              <w:sdtPr>
                <w:rPr>
                  <w:rFonts w:ascii="Arial" w:hAnsi="Arial" w:cs="Arial"/>
                  <w:spacing w:val="2"/>
                  <w:shd w:val="clear" w:color="auto" w:fill="FFFFFF"/>
                </w:rPr>
                <w:id w:val="1419829464"/>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Health plan beneficiary numbers</w:t>
            </w:r>
          </w:p>
          <w:p w14:paraId="402C90D6">
            <w:pPr>
              <w:pStyle w:val="31"/>
              <w:rPr>
                <w:rFonts w:ascii="Arial" w:hAnsi="Arial" w:cs="Arial"/>
                <w:spacing w:val="2"/>
                <w:shd w:val="clear" w:color="auto" w:fill="FFFFFF"/>
              </w:rPr>
            </w:pPr>
          </w:p>
        </w:tc>
        <w:tc>
          <w:tcPr>
            <w:tcW w:w="6020" w:type="dxa"/>
          </w:tcPr>
          <w:p w14:paraId="402C90D7">
            <w:pPr>
              <w:pStyle w:val="31"/>
              <w:rPr>
                <w:rFonts w:ascii="Arial" w:hAnsi="Arial" w:cs="Arial"/>
                <w:spacing w:val="2"/>
                <w:shd w:val="clear" w:color="auto" w:fill="FFFFFF"/>
              </w:rPr>
            </w:pPr>
            <w:sdt>
              <w:sdtPr>
                <w:rPr>
                  <w:rFonts w:ascii="Arial" w:hAnsi="Arial" w:cs="Arial"/>
                  <w:spacing w:val="2"/>
                  <w:shd w:val="clear" w:color="auto" w:fill="FFFFFF"/>
                </w:rPr>
                <w:id w:val="1335109756"/>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Medical record number </w:t>
            </w:r>
          </w:p>
          <w:p w14:paraId="402C90D8">
            <w:pPr>
              <w:pStyle w:val="31"/>
              <w:rPr>
                <w:rFonts w:ascii="Arial" w:hAnsi="Arial" w:cs="Arial"/>
                <w:spacing w:val="2"/>
                <w:shd w:val="clear" w:color="auto" w:fill="FFFFFF"/>
              </w:rPr>
            </w:pPr>
            <w:sdt>
              <w:sdtPr>
                <w:rPr>
                  <w:rFonts w:ascii="Arial" w:hAnsi="Arial" w:cs="Arial"/>
                  <w:spacing w:val="2"/>
                  <w:shd w:val="clear" w:color="auto" w:fill="FFFFFF"/>
                </w:rPr>
                <w:id w:val="-2109736300"/>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Account numbers</w:t>
            </w:r>
          </w:p>
          <w:p w14:paraId="402C90D9">
            <w:pPr>
              <w:pStyle w:val="31"/>
              <w:ind w:right="514"/>
              <w:rPr>
                <w:rFonts w:ascii="Arial" w:hAnsi="Arial" w:cs="Arial"/>
                <w:spacing w:val="2"/>
                <w:shd w:val="clear" w:color="auto" w:fill="FFFFFF"/>
              </w:rPr>
            </w:pPr>
            <w:sdt>
              <w:sdtPr>
                <w:rPr>
                  <w:rFonts w:ascii="Arial" w:hAnsi="Arial" w:cs="Arial"/>
                  <w:spacing w:val="2"/>
                  <w:shd w:val="clear" w:color="auto" w:fill="FFFFFF"/>
                </w:rPr>
                <w:id w:val="-1439373570"/>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Vehicle identifier and serial numbers: license plate</w:t>
            </w:r>
          </w:p>
          <w:p w14:paraId="402C90DA">
            <w:pPr>
              <w:pStyle w:val="31"/>
              <w:rPr>
                <w:rFonts w:ascii="Arial" w:hAnsi="Arial" w:cs="Arial"/>
                <w:spacing w:val="2"/>
                <w:shd w:val="clear" w:color="auto" w:fill="FFFFFF"/>
              </w:rPr>
            </w:pPr>
            <w:sdt>
              <w:sdtPr>
                <w:rPr>
                  <w:rFonts w:ascii="Arial" w:hAnsi="Arial" w:cs="Arial"/>
                  <w:spacing w:val="2"/>
                  <w:shd w:val="clear" w:color="auto" w:fill="FFFFFF"/>
                </w:rPr>
                <w:id w:val="151728506"/>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Web URLS</w:t>
            </w:r>
          </w:p>
          <w:p w14:paraId="402C90DB">
            <w:pPr>
              <w:pStyle w:val="31"/>
              <w:rPr>
                <w:rFonts w:ascii="Arial" w:hAnsi="Arial" w:cs="Arial"/>
                <w:spacing w:val="2"/>
                <w:shd w:val="clear" w:color="auto" w:fill="FFFFFF"/>
              </w:rPr>
            </w:pPr>
            <w:sdt>
              <w:sdtPr>
                <w:rPr>
                  <w:rFonts w:ascii="Arial" w:hAnsi="Arial" w:cs="Arial"/>
                  <w:spacing w:val="2"/>
                  <w:shd w:val="clear" w:color="auto" w:fill="FFFFFF"/>
                </w:rPr>
                <w:id w:val="1478803384"/>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IP addresses</w:t>
            </w:r>
          </w:p>
          <w:p w14:paraId="402C90DC">
            <w:pPr>
              <w:pStyle w:val="31"/>
              <w:rPr>
                <w:rFonts w:ascii="Arial" w:hAnsi="Arial" w:cs="Arial"/>
                <w:spacing w:val="2"/>
                <w:shd w:val="clear" w:color="auto" w:fill="FFFFFF"/>
              </w:rPr>
            </w:pPr>
            <w:sdt>
              <w:sdtPr>
                <w:rPr>
                  <w:rFonts w:ascii="Arial" w:hAnsi="Arial" w:cs="Arial"/>
                  <w:spacing w:val="2"/>
                  <w:shd w:val="clear" w:color="auto" w:fill="FFFFFF"/>
                </w:rPr>
                <w:id w:val="-845487206"/>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Biometric Identifiers: finger and voice prints</w:t>
            </w:r>
          </w:p>
          <w:p w14:paraId="402C90DD">
            <w:pPr>
              <w:pStyle w:val="31"/>
              <w:ind w:left="247" w:right="514" w:hanging="247"/>
              <w:rPr>
                <w:rFonts w:ascii="Arial" w:hAnsi="Arial" w:cs="Arial"/>
                <w:spacing w:val="2"/>
                <w:shd w:val="clear" w:color="auto" w:fill="FFFFFF"/>
              </w:rPr>
            </w:pPr>
            <w:sdt>
              <w:sdtPr>
                <w:rPr>
                  <w:rFonts w:ascii="Arial" w:hAnsi="Arial" w:cs="Arial"/>
                  <w:spacing w:val="2"/>
                  <w:shd w:val="clear" w:color="auto" w:fill="FFFFFF"/>
                </w:rPr>
                <w:id w:val="-675805678"/>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Full-face photographs and any comparable images </w:t>
            </w:r>
          </w:p>
          <w:p w14:paraId="402C90DE">
            <w:pPr>
              <w:pStyle w:val="31"/>
              <w:ind w:left="256" w:right="514" w:hanging="256"/>
              <w:rPr>
                <w:rFonts w:ascii="Arial" w:hAnsi="Arial" w:cs="Arial"/>
                <w:spacing w:val="2"/>
                <w:shd w:val="clear" w:color="auto" w:fill="FFFFFF"/>
              </w:rPr>
            </w:pPr>
            <w:sdt>
              <w:sdtPr>
                <w:rPr>
                  <w:rFonts w:ascii="Arial" w:hAnsi="Arial" w:cs="Arial"/>
                  <w:spacing w:val="2"/>
                  <w:shd w:val="clear" w:color="auto" w:fill="FFFFFF"/>
                </w:rPr>
                <w:id w:val="-1591691353"/>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Any other unique identifier (does not include a code assigned by the investigator to identify the information)</w:t>
            </w:r>
          </w:p>
        </w:tc>
      </w:tr>
    </w:tbl>
    <w:p w14:paraId="402C90E0">
      <w:pPr>
        <w:pStyle w:val="39"/>
        <w:spacing w:before="0" w:beforeAutospacing="0" w:after="0" w:afterAutospacing="0"/>
        <w:rPr>
          <w:rStyle w:val="16"/>
          <w:rFonts w:ascii="Arial" w:hAnsi="Arial" w:cs="Arial"/>
          <w:b w:val="0"/>
          <w:bCs w:val="0"/>
          <w:color w:val="000000"/>
          <w:sz w:val="22"/>
          <w:szCs w:val="22"/>
        </w:rPr>
      </w:pPr>
      <w:r>
        <w:rPr>
          <w:rStyle w:val="16"/>
          <w:rFonts w:ascii="Arial" w:hAnsi="Arial" w:cs="Arial"/>
          <w:color w:val="000000"/>
          <w:sz w:val="22"/>
          <w:szCs w:val="22"/>
        </w:rPr>
        <w:t xml:space="preserve">10.2 Social Security Number: </w:t>
      </w:r>
      <w:r>
        <w:rPr>
          <w:rStyle w:val="16"/>
          <w:rFonts w:ascii="Arial" w:hAnsi="Arial" w:cs="Arial"/>
          <w:b w:val="0"/>
          <w:bCs w:val="0"/>
          <w:color w:val="000000"/>
          <w:sz w:val="22"/>
          <w:szCs w:val="22"/>
        </w:rPr>
        <w:t xml:space="preserve">Explain why social security numbers are necessary, how they will be used, how they will be protected, and how long they will be retained. </w:t>
      </w:r>
      <w:r>
        <w:rPr>
          <w:rFonts w:ascii="Arial" w:hAnsi="Arial" w:cs="Arial"/>
          <w:color w:val="000000"/>
          <w:sz w:val="22"/>
          <w:szCs w:val="22"/>
        </w:rPr>
        <w:t>Social security numbers should not be used if other unique codes (not derived from the social security numbers) can practicably be utilized to conduct the research.</w:t>
      </w:r>
    </w:p>
    <w:p w14:paraId="402C90E1">
      <w:pPr>
        <w:pStyle w:val="39"/>
        <w:spacing w:before="0" w:beforeAutospacing="0" w:after="0" w:afterAutospacing="0"/>
        <w:rPr>
          <w:rStyle w:val="16"/>
          <w:rFonts w:ascii="Arial" w:hAnsi="Arial" w:cs="Arial"/>
          <w:b w:val="0"/>
          <w:bCs w:val="0"/>
          <w:color w:val="000000"/>
          <w:sz w:val="22"/>
          <w:szCs w:val="22"/>
        </w:rPr>
      </w:pPr>
    </w:p>
    <w:tbl>
      <w:tblPr>
        <w:tblStyle w:val="14"/>
        <w:tblW w:w="0" w:type="auto"/>
        <w:tblCaption w:val="Answer Box"/>
        <w:tblDescription w:val="This space is provided for the answer to question 9.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883089810"/>
            <w:placeholder>
              <w:docPart w:val="2AA0FD2A8979E742AC6F23D7F638C76F"/>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0E2">
                <w:pPr>
                  <w:pStyle w:val="31"/>
                  <w:rPr>
                    <w:rFonts w:ascii="Arial" w:hAnsi="Arial" w:cs="Arial"/>
                  </w:rPr>
                </w:pPr>
                <w:r>
                  <w:rPr>
                    <w:rStyle w:val="32"/>
                    <w:rFonts w:hint="eastAsia" w:ascii="Arial" w:hAnsi="Arial" w:eastAsia="宋体" w:cs="Arial"/>
                    <w:lang w:eastAsia="zh-CN"/>
                  </w:rPr>
                  <w:t>N/A</w:t>
                </w:r>
              </w:p>
            </w:tc>
          </w:sdtContent>
        </w:sdt>
      </w:tr>
    </w:tbl>
    <w:p w14:paraId="402C90E4">
      <w:pPr>
        <w:pStyle w:val="31"/>
        <w:rPr>
          <w:rFonts w:ascii="Arial" w:hAnsi="Arial" w:cs="Arial"/>
        </w:rPr>
      </w:pPr>
    </w:p>
    <w:p w14:paraId="402C90E5">
      <w:pPr>
        <w:pStyle w:val="31"/>
        <w:rPr>
          <w:rStyle w:val="16"/>
          <w:rFonts w:ascii="Arial" w:hAnsi="Arial" w:cs="Arial"/>
          <w:b w:val="0"/>
          <w:bCs w:val="0"/>
          <w:spacing w:val="2"/>
          <w:shd w:val="clear" w:color="auto" w:fill="FFFFFF"/>
        </w:rPr>
      </w:pPr>
      <w:r>
        <w:rPr>
          <w:rStyle w:val="16"/>
          <w:rFonts w:ascii="Arial" w:hAnsi="Arial" w:cs="Arial"/>
          <w:spacing w:val="2"/>
          <w:shd w:val="clear" w:color="auto" w:fill="FFFFFF"/>
        </w:rPr>
        <w:t>10.3 Personal Information:</w:t>
      </w:r>
      <w:r>
        <w:rPr>
          <w:rStyle w:val="16"/>
          <w:rFonts w:ascii="Arial" w:hAnsi="Arial" w:cs="Arial"/>
          <w:b w:val="0"/>
          <w:bCs w:val="0"/>
          <w:spacing w:val="2"/>
          <w:shd w:val="clear" w:color="auto" w:fill="FFFFFF"/>
        </w:rPr>
        <w:t xml:space="preserve"> If University of California office records </w:t>
      </w:r>
      <w:r>
        <w:rPr>
          <w:rFonts w:ascii="Arial" w:hAnsi="Arial" w:cs="Arial"/>
          <w:spacing w:val="2"/>
          <w:shd w:val="clear" w:color="auto" w:fill="FFFFFF"/>
        </w:rPr>
        <w:t>(e.g., medical, employment, student applications, etc.) are disclosed to the research team, indicate whether the records include personal information.</w:t>
      </w:r>
      <w:r>
        <w:rPr>
          <w:rStyle w:val="16"/>
          <w:rFonts w:ascii="Arial" w:hAnsi="Arial" w:cs="Arial"/>
          <w:b w:val="0"/>
          <w:bCs w:val="0"/>
          <w:spacing w:val="2"/>
          <w:shd w:val="clear" w:color="auto" w:fill="FFFFFF"/>
        </w:rPr>
        <w:t xml:space="preserve"> Select all that apply.</w:t>
      </w:r>
    </w:p>
    <w:p w14:paraId="402C90E6">
      <w:pPr>
        <w:pStyle w:val="31"/>
        <w:rPr>
          <w:rFonts w:ascii="Arial" w:hAnsi="Arial" w:cs="Arial"/>
          <w:spacing w:val="2"/>
          <w:shd w:val="clear" w:color="auto" w:fill="FFFFFF"/>
        </w:rPr>
      </w:pPr>
      <w:sdt>
        <w:sdtPr>
          <w:rPr>
            <w:rFonts w:ascii="Arial" w:hAnsi="Arial" w:cs="Arial"/>
            <w:spacing w:val="2"/>
            <w:shd w:val="clear" w:color="auto" w:fill="FFFFFF"/>
          </w:rPr>
          <w:id w:val="1278982164"/>
          <w14:checkbox>
            <w14:checked w14:val="1"/>
            <w14:checkedState w14:val="2612" w14:font="MS Gothic"/>
            <w14:uncheckedState w14:val="2610" w14:font="MS Gothic"/>
          </w14:checkbox>
        </w:sdtPr>
        <w:sdtEndPr>
          <w:rPr>
            <w:rFonts w:ascii="Arial" w:hAnsi="Arial" w:cs="Arial"/>
            <w:spacing w:val="2"/>
            <w:shd w:val="clear" w:color="auto" w:fill="FFFFFF"/>
          </w:rPr>
        </w:sdtEndPr>
        <w:sdtContent>
          <w:r>
            <w:rPr>
              <w:rFonts w:ascii="MS Gothic" w:hAnsi="MS Gothic" w:eastAsia="MS Gothic" w:cs="Segoe UI Symbol"/>
              <w:spacing w:val="2"/>
              <w:shd w:val="clear" w:color="auto" w:fill="FFFFFF"/>
            </w:rPr>
            <w:t>☒</w:t>
          </w:r>
        </w:sdtContent>
      </w:sdt>
      <w:r>
        <w:rPr>
          <w:rFonts w:ascii="Arial" w:hAnsi="Arial" w:cs="Arial"/>
          <w:spacing w:val="2"/>
          <w:shd w:val="clear" w:color="auto" w:fill="FFFFFF"/>
        </w:rPr>
        <w:t xml:space="preserve"> Not Applicable </w:t>
      </w:r>
    </w:p>
    <w:tbl>
      <w:tblPr>
        <w:tblStyle w:val="14"/>
        <w:tblW w:w="11600"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80"/>
        <w:gridCol w:w="6020"/>
      </w:tblGrid>
      <w:tr w14:paraId="402C9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80" w:type="dxa"/>
          </w:tcPr>
          <w:p w14:paraId="402C90E7">
            <w:pPr>
              <w:pStyle w:val="31"/>
              <w:rPr>
                <w:rFonts w:ascii="Arial" w:hAnsi="Arial" w:cs="Arial"/>
                <w:spacing w:val="2"/>
                <w:shd w:val="clear" w:color="auto" w:fill="FFFFFF"/>
              </w:rPr>
            </w:pPr>
            <w:customXmlDelRangeStart w:id="37" w:author="William Kettler" w:date="2025-11-05T17:49:00Z"/>
            <w:sdt>
              <w:sdtPr>
                <w:rPr>
                  <w:rFonts w:ascii="Arial" w:hAnsi="Arial" w:cs="Arial"/>
                  <w:b/>
                  <w:bCs/>
                  <w:spacing w:val="2"/>
                  <w:shd w:val="clear" w:color="auto" w:fill="FFFFFF"/>
                </w:rPr>
                <w:id w:val="1789385241"/>
                <w14:checkbox>
                  <w14:checked w14:val="0"/>
                  <w14:checkedState w14:val="2612" w14:font="MS Gothic"/>
                  <w14:uncheckedState w14:val="2610" w14:font="MS Gothic"/>
                </w14:checkbox>
              </w:sdtPr>
              <w:sdtEndPr>
                <w:rPr>
                  <w:rFonts w:ascii="Arial" w:hAnsi="Arial" w:cs="Arial"/>
                  <w:b/>
                  <w:bCs/>
                  <w:spacing w:val="2"/>
                  <w:shd w:val="clear" w:color="auto" w:fill="FFFFFF"/>
                </w:rPr>
              </w:sdtEndPr>
              <w:sdtContent>
                <w:customXmlDelRangeEnd w:id="37"/>
                <w:commentRangeStart w:id="14"/>
                <w:r>
                  <w:rPr>
                    <w:rFonts w:ascii="MS Gothic" w:hAnsi="MS Gothic" w:cs="Segoe UI Symbol"/>
                    <w:spacing w:val="2"/>
                    <w:shd w:val="clear" w:color="auto" w:fill="FFFFFF"/>
                  </w:rPr>
                  <w:t>☐</w:t>
                </w:r>
                <w:customXmlDelRangeStart w:id="40" w:author="William Kettler" w:date="2025-11-05T17:49:00Z"/>
              </w:sdtContent>
            </w:sdt>
            <w:customXmlDelRangeEnd w:id="40"/>
            <w:r>
              <w:rPr>
                <w:rFonts w:ascii="Arial" w:hAnsi="Arial" w:cs="Arial"/>
                <w:spacing w:val="2"/>
                <w:shd w:val="clear" w:color="auto" w:fill="FFFFFF"/>
              </w:rPr>
              <w:t xml:space="preserve"> Identifiable information as indicated above</w:t>
            </w:r>
            <w:commentRangeEnd w:id="14"/>
            <w:r>
              <w:rPr>
                <w:rStyle w:val="21"/>
                <w:rFonts w:ascii="Times New Roman" w:hAnsi="Times New Roman" w:eastAsia="Times New Roman" w:cs="Times New Roman"/>
              </w:rPr>
              <w:commentReference w:id="14"/>
            </w:r>
          </w:p>
          <w:p w14:paraId="402C90E8">
            <w:pPr>
              <w:pStyle w:val="31"/>
              <w:ind w:left="247" w:hanging="247"/>
              <w:rPr>
                <w:rFonts w:ascii="Arial" w:hAnsi="Arial" w:cs="Arial"/>
                <w:spacing w:val="2"/>
                <w:shd w:val="clear" w:color="auto" w:fill="FFFFFF"/>
              </w:rPr>
            </w:pPr>
            <w:sdt>
              <w:sdtPr>
                <w:rPr>
                  <w:rFonts w:ascii="Arial" w:hAnsi="Arial" w:cs="Arial"/>
                  <w:spacing w:val="2"/>
                  <w:shd w:val="clear" w:color="auto" w:fill="FFFFFF"/>
                </w:rPr>
                <w:id w:val="1777363858"/>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Physical description</w:t>
            </w:r>
          </w:p>
          <w:p w14:paraId="402C90E9">
            <w:pPr>
              <w:pStyle w:val="31"/>
              <w:ind w:left="247" w:hanging="247"/>
              <w:rPr>
                <w:rFonts w:ascii="Arial" w:hAnsi="Arial" w:cs="Arial"/>
                <w:spacing w:val="2"/>
                <w:shd w:val="clear" w:color="auto" w:fill="FFFFFF"/>
              </w:rPr>
            </w:pPr>
            <w:sdt>
              <w:sdtPr>
                <w:rPr>
                  <w:rFonts w:ascii="Arial" w:hAnsi="Arial" w:cs="Arial"/>
                  <w:spacing w:val="2"/>
                  <w:shd w:val="clear" w:color="auto" w:fill="FFFFFF"/>
                </w:rPr>
                <w:id w:val="673997532"/>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Education</w:t>
            </w:r>
          </w:p>
          <w:p w14:paraId="402C90EA">
            <w:pPr>
              <w:pStyle w:val="31"/>
              <w:rPr>
                <w:rFonts w:ascii="Arial" w:hAnsi="Arial" w:cs="Arial"/>
                <w:spacing w:val="2"/>
                <w:shd w:val="clear" w:color="auto" w:fill="FFFFFF"/>
              </w:rPr>
            </w:pPr>
            <w:sdt>
              <w:sdtPr>
                <w:rPr>
                  <w:rFonts w:ascii="Arial" w:hAnsi="Arial" w:cs="Arial"/>
                  <w:spacing w:val="2"/>
                  <w:shd w:val="clear" w:color="auto" w:fill="FFFFFF"/>
                </w:rPr>
                <w:id w:val="-68431452"/>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Financial matters</w:t>
            </w:r>
          </w:p>
        </w:tc>
        <w:tc>
          <w:tcPr>
            <w:tcW w:w="6020" w:type="dxa"/>
          </w:tcPr>
          <w:p w14:paraId="402C90EB">
            <w:pPr>
              <w:pStyle w:val="31"/>
              <w:rPr>
                <w:rFonts w:ascii="Arial" w:hAnsi="Arial" w:cs="Arial"/>
                <w:spacing w:val="2"/>
                <w:shd w:val="clear" w:color="auto" w:fill="FFFFFF"/>
              </w:rPr>
            </w:pPr>
            <w:sdt>
              <w:sdtPr>
                <w:rPr>
                  <w:rFonts w:ascii="Arial" w:hAnsi="Arial" w:cs="Arial"/>
                  <w:spacing w:val="2"/>
                  <w:shd w:val="clear" w:color="auto" w:fill="FFFFFF"/>
                </w:rPr>
                <w:id w:val="1189252798"/>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Medical history</w:t>
            </w:r>
          </w:p>
          <w:p w14:paraId="402C90EC">
            <w:pPr>
              <w:pStyle w:val="31"/>
              <w:rPr>
                <w:rFonts w:ascii="Arial" w:hAnsi="Arial" w:cs="Arial"/>
                <w:spacing w:val="2"/>
                <w:shd w:val="clear" w:color="auto" w:fill="FFFFFF"/>
              </w:rPr>
            </w:pPr>
            <w:sdt>
              <w:sdtPr>
                <w:rPr>
                  <w:rFonts w:ascii="Arial" w:hAnsi="Arial" w:cs="Arial"/>
                  <w:spacing w:val="2"/>
                  <w:shd w:val="clear" w:color="auto" w:fill="FFFFFF"/>
                </w:rPr>
                <w:id w:val="2063594185"/>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Employment history</w:t>
            </w:r>
          </w:p>
          <w:p w14:paraId="402C90ED">
            <w:pPr>
              <w:pStyle w:val="31"/>
              <w:rPr>
                <w:rFonts w:ascii="Arial" w:hAnsi="Arial" w:cs="Arial"/>
                <w:spacing w:val="2"/>
                <w:shd w:val="clear" w:color="auto" w:fill="FFFFFF"/>
              </w:rPr>
            </w:pPr>
            <w:sdt>
              <w:sdtPr>
                <w:rPr>
                  <w:rFonts w:ascii="Arial" w:hAnsi="Arial" w:cs="Arial"/>
                  <w:spacing w:val="2"/>
                  <w:shd w:val="clear" w:color="auto" w:fill="FFFFFF"/>
                </w:rPr>
                <w:id w:val="1300040054"/>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Statements made by, or attributed to, the individual</w:t>
            </w:r>
          </w:p>
          <w:p w14:paraId="402C90EE">
            <w:pPr>
              <w:pStyle w:val="31"/>
              <w:rPr>
                <w:rFonts w:ascii="Arial" w:hAnsi="Arial" w:cs="Arial"/>
                <w:spacing w:val="2"/>
                <w:shd w:val="clear" w:color="auto" w:fill="FFFFFF"/>
              </w:rPr>
            </w:pPr>
            <w:sdt>
              <w:sdtPr>
                <w:rPr>
                  <w:rFonts w:ascii="Arial" w:hAnsi="Arial" w:cs="Arial"/>
                  <w:spacing w:val="2"/>
                  <w:shd w:val="clear" w:color="auto" w:fill="FFFFFF"/>
                </w:rPr>
                <w:id w:val="1895848957"/>
                <w14:checkbox>
                  <w14:checked w14:val="0"/>
                  <w14:checkedState w14:val="2612" w14:font="MS Gothic"/>
                  <w14:uncheckedState w14:val="2610" w14:font="MS Gothic"/>
                </w14:checkbox>
              </w:sdtPr>
              <w:sdtEndPr>
                <w:rPr>
                  <w:rFonts w:ascii="Arial" w:hAnsi="Arial" w:cs="Arial"/>
                  <w:spacing w:val="2"/>
                  <w:shd w:val="clear" w:color="auto" w:fill="FFFFFF"/>
                </w:rPr>
              </w:sdtEndPr>
              <w:sdtContent>
                <w:r>
                  <w:rPr>
                    <w:rFonts w:ascii="Segoe UI Symbol" w:hAnsi="Segoe UI Symbol" w:cs="Segoe UI Symbol"/>
                    <w:spacing w:val="2"/>
                    <w:shd w:val="clear" w:color="auto" w:fill="FFFFFF"/>
                  </w:rPr>
                  <w:t>☐</w:t>
                </w:r>
              </w:sdtContent>
            </w:sdt>
            <w:r>
              <w:rPr>
                <w:rFonts w:ascii="Arial" w:hAnsi="Arial" w:cs="Arial"/>
                <w:spacing w:val="2"/>
                <w:shd w:val="clear" w:color="auto" w:fill="FFFFFF"/>
              </w:rPr>
              <w:t xml:space="preserve"> Other, describe/explain.</w:t>
            </w:r>
          </w:p>
        </w:tc>
      </w:tr>
    </w:tbl>
    <w:p w14:paraId="402C90F0">
      <w:pPr>
        <w:pStyle w:val="39"/>
        <w:spacing w:before="0" w:beforeAutospacing="0" w:after="0" w:afterAutospacing="0"/>
        <w:rPr>
          <w:rStyle w:val="16"/>
          <w:rFonts w:ascii="Arial" w:hAnsi="Arial" w:cs="Arial"/>
          <w:b w:val="0"/>
          <w:bCs w:val="0"/>
          <w:color w:val="000000"/>
          <w:sz w:val="22"/>
          <w:szCs w:val="22"/>
        </w:rPr>
      </w:pPr>
    </w:p>
    <w:tbl>
      <w:tblPr>
        <w:tblStyle w:val="14"/>
        <w:tblW w:w="0" w:type="auto"/>
        <w:tblCaption w:val="Answer Box"/>
        <w:tblDescription w:val="This space is provided for the answer to question 9.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150785738"/>
            <w:placeholder>
              <w:docPart w:val="BFF473CA1F867B4687ADE283E5B19902"/>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0F1">
                <w:pPr>
                  <w:pStyle w:val="31"/>
                  <w:rPr>
                    <w:rFonts w:ascii="Arial" w:hAnsi="Arial" w:cs="Arial"/>
                  </w:rPr>
                </w:pPr>
                <w:r>
                  <w:rPr>
                    <w:rStyle w:val="32"/>
                    <w:rFonts w:hint="eastAsia" w:ascii="Arial" w:hAnsi="Arial" w:eastAsia="宋体" w:cs="Arial"/>
                    <w:lang w:eastAsia="zh-CN"/>
                  </w:rPr>
                  <w:t>N/A</w:t>
                </w:r>
              </w:p>
            </w:tc>
          </w:sdtContent>
        </w:sdt>
      </w:tr>
    </w:tbl>
    <w:p w14:paraId="402C90F3">
      <w:pPr>
        <w:pStyle w:val="31"/>
        <w:rPr>
          <w:rFonts w:ascii="Arial" w:hAnsi="Arial" w:cs="Arial"/>
        </w:rPr>
      </w:pPr>
    </w:p>
    <w:p w14:paraId="402C90F4">
      <w:pPr>
        <w:pStyle w:val="39"/>
        <w:numPr>
          <w:ilvl w:val="1"/>
          <w:numId w:val="31"/>
        </w:numPr>
        <w:spacing w:before="0" w:beforeAutospacing="0" w:after="0" w:afterAutospacing="0"/>
        <w:rPr>
          <w:rFonts w:ascii="Arial" w:hAnsi="Arial" w:cs="Arial"/>
          <w:spacing w:val="2"/>
          <w:sz w:val="22"/>
          <w:szCs w:val="22"/>
          <w:shd w:val="clear" w:color="auto" w:fill="FFFFFF"/>
        </w:rPr>
      </w:pPr>
      <w:r>
        <w:rPr>
          <w:rFonts w:ascii="Arial" w:hAnsi="Arial" w:cs="Arial"/>
          <w:b/>
          <w:bCs/>
          <w:spacing w:val="2"/>
          <w:sz w:val="22"/>
          <w:szCs w:val="22"/>
          <w:shd w:val="clear" w:color="auto" w:fill="FFFFFF"/>
        </w:rPr>
        <w:t xml:space="preserve"> Identifiable/Personal Information Rationale:</w:t>
      </w:r>
      <w:r>
        <w:rPr>
          <w:rFonts w:ascii="Arial" w:hAnsi="Arial" w:cs="Arial"/>
          <w:spacing w:val="2"/>
          <w:sz w:val="22"/>
          <w:szCs w:val="22"/>
          <w:shd w:val="clear" w:color="auto" w:fill="FFFFFF"/>
        </w:rPr>
        <w:t xml:space="preserve"> </w:t>
      </w:r>
    </w:p>
    <w:p w14:paraId="402C90F5">
      <w:pPr>
        <w:pStyle w:val="39"/>
        <w:numPr>
          <w:ilvl w:val="2"/>
          <w:numId w:val="31"/>
        </w:numPr>
        <w:spacing w:before="0" w:beforeAutospacing="0" w:after="0" w:afterAutospacing="0"/>
        <w:rPr>
          <w:rFonts w:ascii="Arial" w:hAnsi="Arial" w:cs="Arial"/>
          <w:spacing w:val="2"/>
          <w:sz w:val="22"/>
          <w:szCs w:val="22"/>
          <w:shd w:val="clear" w:color="auto" w:fill="FFFFFF"/>
        </w:rPr>
      </w:pPr>
      <w:r>
        <w:rPr>
          <w:rFonts w:ascii="Arial" w:hAnsi="Arial" w:cs="Arial"/>
          <w:spacing w:val="2"/>
          <w:sz w:val="22"/>
          <w:szCs w:val="22"/>
          <w:shd w:val="clear" w:color="auto" w:fill="FFFFFF"/>
        </w:rPr>
        <w:t>Explain why the identifiable and/or personal information indicated in the prior sections are needed to conduct the research.</w:t>
      </w:r>
    </w:p>
    <w:p w14:paraId="402C90F6">
      <w:pPr>
        <w:pStyle w:val="39"/>
        <w:numPr>
          <w:ilvl w:val="2"/>
          <w:numId w:val="31"/>
        </w:numPr>
        <w:spacing w:before="0" w:beforeAutospacing="0" w:after="0" w:afterAutospacing="0"/>
        <w:rPr>
          <w:rFonts w:ascii="Arial" w:hAnsi="Arial" w:cs="Arial"/>
          <w:spacing w:val="2"/>
          <w:sz w:val="22"/>
          <w:szCs w:val="22"/>
          <w:shd w:val="clear" w:color="auto" w:fill="FFFFFF"/>
        </w:rPr>
      </w:pPr>
      <w:r>
        <w:rPr>
          <w:rFonts w:ascii="Arial" w:hAnsi="Arial" w:cs="Arial"/>
          <w:spacing w:val="2"/>
          <w:sz w:val="22"/>
          <w:szCs w:val="22"/>
          <w:shd w:val="clear" w:color="auto" w:fill="FFFFFF"/>
        </w:rPr>
        <w:t>Explain why the identifiable and/or personal information indicated in the prior sections are not more than the minimum necessary to conduct the research.</w:t>
      </w:r>
    </w:p>
    <w:p w14:paraId="402C90F7">
      <w:pPr>
        <w:pStyle w:val="39"/>
        <w:spacing w:before="0" w:beforeAutospacing="0" w:after="0" w:afterAutospacing="0"/>
        <w:rPr>
          <w:rStyle w:val="16"/>
          <w:rFonts w:ascii="Arial" w:hAnsi="Arial" w:cs="Arial"/>
          <w:b w:val="0"/>
          <w:bCs w:val="0"/>
          <w:color w:val="000000"/>
          <w:sz w:val="22"/>
          <w:szCs w:val="22"/>
        </w:rPr>
      </w:pPr>
    </w:p>
    <w:tbl>
      <w:tblPr>
        <w:tblStyle w:val="14"/>
        <w:tblW w:w="0" w:type="auto"/>
        <w:tblCaption w:val="Answer Box"/>
        <w:tblDescription w:val="This space is provided for the answer to question 9.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117757838"/>
            <w:placeholder>
              <w:docPart w:val="D99B5DC70DABFF4D9BC59BC0E96F3105"/>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0F8">
                <w:pPr>
                  <w:pStyle w:val="31"/>
                  <w:rPr>
                    <w:rFonts w:ascii="Arial" w:hAnsi="Arial" w:cs="Arial"/>
                  </w:rPr>
                </w:pPr>
                <w:r>
                  <w:rPr>
                    <w:rStyle w:val="32"/>
                    <w:rFonts w:hint="eastAsia" w:ascii="Arial" w:hAnsi="Arial" w:eastAsia="宋体" w:cs="Arial"/>
                    <w:lang w:eastAsia="zh-CN"/>
                  </w:rPr>
                  <w:t>These information will be used just for research use (for example, classifying age group and gender group) and contact use and will not be disclosed to any one outside the research time.</w:t>
                </w:r>
              </w:p>
            </w:tc>
          </w:sdtContent>
        </w:sdt>
      </w:tr>
    </w:tbl>
    <w:p w14:paraId="402C90FA">
      <w:pPr>
        <w:pStyle w:val="31"/>
        <w:rPr>
          <w:rFonts w:ascii="Arial" w:hAnsi="Arial" w:cs="Arial"/>
        </w:rPr>
      </w:pPr>
    </w:p>
    <w:p w14:paraId="402C90FB">
      <w:pPr>
        <w:rPr>
          <w:rFonts w:ascii="Arial" w:hAnsi="Arial" w:cs="Arial"/>
          <w:sz w:val="22"/>
          <w:szCs w:val="22"/>
        </w:rPr>
      </w:pPr>
      <w:r>
        <w:rPr>
          <w:rFonts w:ascii="Arial" w:hAnsi="Arial" w:cs="Arial"/>
          <w:b/>
          <w:bCs/>
          <w:sz w:val="22"/>
          <w:szCs w:val="22"/>
        </w:rPr>
        <w:t xml:space="preserve">10.5 De-identification Methods: </w:t>
      </w:r>
      <w:r>
        <w:rPr>
          <w:rFonts w:ascii="Arial" w:hAnsi="Arial" w:cs="Arial"/>
          <w:sz w:val="22"/>
          <w:szCs w:val="22"/>
        </w:rPr>
        <w:t>Select all that apply and address the required action, as applicable.</w:t>
      </w:r>
    </w:p>
    <w:p w14:paraId="402C90FC">
      <w:pPr>
        <w:pStyle w:val="31"/>
        <w:rPr>
          <w:rFonts w:ascii="Arial" w:hAnsi="Arial" w:cs="Arial"/>
        </w:rPr>
      </w:pPr>
    </w:p>
    <w:tbl>
      <w:tblPr>
        <w:tblStyle w:val="14"/>
        <w:tblW w:w="10778"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5700"/>
        <w:gridCol w:w="4642"/>
      </w:tblGrid>
      <w:tr w14:paraId="402C9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blHeader/>
        </w:trPr>
        <w:tc>
          <w:tcPr>
            <w:tcW w:w="406" w:type="dxa"/>
            <w:shd w:val="clear" w:color="auto" w:fill="009443"/>
            <w:vAlign w:val="center"/>
          </w:tcPr>
          <w:p w14:paraId="402C90FD">
            <w:pPr>
              <w:jc w:val="center"/>
              <w:rPr>
                <w:rFonts w:ascii="Arial" w:hAnsi="Arial" w:cs="Arial"/>
                <w:b/>
                <w:bCs/>
                <w:sz w:val="22"/>
                <w:szCs w:val="22"/>
              </w:rPr>
            </w:pPr>
          </w:p>
        </w:tc>
        <w:tc>
          <w:tcPr>
            <w:tcW w:w="5714" w:type="dxa"/>
            <w:shd w:val="clear" w:color="auto" w:fill="009443"/>
            <w:vAlign w:val="center"/>
          </w:tcPr>
          <w:p w14:paraId="402C90FE">
            <w:pPr>
              <w:jc w:val="center"/>
              <w:rPr>
                <w:rFonts w:ascii="Arial" w:hAnsi="Arial" w:cs="Arial"/>
                <w:b/>
                <w:bCs/>
                <w:sz w:val="22"/>
                <w:szCs w:val="22"/>
              </w:rPr>
            </w:pPr>
            <w:r>
              <w:rPr>
                <w:rFonts w:ascii="Arial" w:hAnsi="Arial" w:cs="Arial"/>
                <w:b/>
                <w:bCs/>
                <w:sz w:val="22"/>
                <w:szCs w:val="22"/>
              </w:rPr>
              <w:t xml:space="preserve">De-identification Methods </w:t>
            </w:r>
          </w:p>
        </w:tc>
        <w:tc>
          <w:tcPr>
            <w:tcW w:w="4658" w:type="dxa"/>
            <w:shd w:val="clear" w:color="auto" w:fill="009443"/>
            <w:vAlign w:val="center"/>
          </w:tcPr>
          <w:p w14:paraId="402C90FF">
            <w:pPr>
              <w:jc w:val="center"/>
              <w:rPr>
                <w:rFonts w:ascii="Arial" w:hAnsi="Arial" w:cs="Arial"/>
                <w:b/>
                <w:bCs/>
                <w:sz w:val="22"/>
                <w:szCs w:val="22"/>
              </w:rPr>
            </w:pPr>
            <w:r>
              <w:rPr>
                <w:rFonts w:ascii="Arial" w:hAnsi="Arial" w:cs="Arial"/>
                <w:b/>
                <w:bCs/>
                <w:sz w:val="22"/>
                <w:szCs w:val="22"/>
              </w:rPr>
              <w:t>Required Action</w:t>
            </w:r>
          </w:p>
        </w:tc>
      </w:tr>
      <w:tr w14:paraId="402C9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974871670"/>
            <w14:checkbox>
              <w14:checked w14:val="1"/>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01">
                <w:pPr>
                  <w:jc w:val="center"/>
                  <w:rPr>
                    <w:rFonts w:ascii="Arial" w:hAnsi="Arial" w:cs="Arial"/>
                    <w:sz w:val="22"/>
                    <w:szCs w:val="22"/>
                  </w:rPr>
                </w:pPr>
                <w:r>
                  <w:rPr>
                    <w:rFonts w:ascii="MS Gothic" w:hAnsi="MS Gothic"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02">
            <w:pPr>
              <w:rPr>
                <w:rFonts w:ascii="Arial" w:hAnsi="Arial" w:cs="Arial"/>
                <w:sz w:val="22"/>
                <w:szCs w:val="22"/>
              </w:rPr>
            </w:pPr>
            <w:r>
              <w:rPr>
                <w:rFonts w:ascii="Arial" w:hAnsi="Arial" w:cs="Arial"/>
                <w:sz w:val="22"/>
                <w:szCs w:val="22"/>
                <w:shd w:val="clear" w:color="auto" w:fill="FFFFFF"/>
              </w:rPr>
              <w:t>A code will be used. Participant identifiers will be kept separately from the information/biospecimens. The code key will be destroyed at the earliest opportunity, consistent with the conduct of this research.</w:t>
            </w:r>
          </w:p>
        </w:tc>
        <w:tc>
          <w:tcPr>
            <w:tcW w:w="4658" w:type="dxa"/>
            <w:tcBorders>
              <w:top w:val="dashed" w:color="1F5A87" w:sz="8" w:space="0"/>
              <w:bottom w:val="dashed" w:color="1F5A87" w:sz="8" w:space="0"/>
            </w:tcBorders>
            <w:vAlign w:val="center"/>
          </w:tcPr>
          <w:p w14:paraId="402C9103">
            <w:pPr>
              <w:rPr>
                <w:rFonts w:ascii="Arial" w:hAnsi="Arial" w:cs="Arial"/>
                <w:sz w:val="22"/>
                <w:szCs w:val="22"/>
              </w:rPr>
            </w:pPr>
            <w:r>
              <w:rPr>
                <w:rFonts w:ascii="Arial" w:hAnsi="Arial" w:cs="Arial"/>
                <w:sz w:val="22"/>
                <w:szCs w:val="22"/>
              </w:rPr>
              <w:t>N/A</w:t>
            </w:r>
          </w:p>
        </w:tc>
      </w:tr>
      <w:tr w14:paraId="402C9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58456372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05">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06">
            <w:pPr>
              <w:rPr>
                <w:rFonts w:ascii="Arial" w:hAnsi="Arial" w:cs="Arial"/>
                <w:sz w:val="22"/>
                <w:szCs w:val="22"/>
                <w:shd w:val="clear" w:color="auto" w:fill="FFFFFF"/>
              </w:rPr>
            </w:pPr>
            <w:r>
              <w:rPr>
                <w:rFonts w:ascii="Arial" w:hAnsi="Arial" w:cs="Arial"/>
                <w:sz w:val="22"/>
                <w:szCs w:val="22"/>
                <w:shd w:val="clear" w:color="auto" w:fill="FFFFFF"/>
              </w:rPr>
              <w:t>A code will not be used. Participant identifiers will be kept separately from the information/biospecimens.</w:t>
            </w:r>
          </w:p>
        </w:tc>
        <w:tc>
          <w:tcPr>
            <w:tcW w:w="4658" w:type="dxa"/>
            <w:tcBorders>
              <w:top w:val="dashed" w:color="1F5A87" w:sz="8" w:space="0"/>
              <w:bottom w:val="dashed" w:color="1F5A87" w:sz="8" w:space="0"/>
            </w:tcBorders>
            <w:vAlign w:val="center"/>
          </w:tcPr>
          <w:p w14:paraId="402C9107">
            <w:pPr>
              <w:rPr>
                <w:rFonts w:ascii="Arial" w:hAnsi="Arial" w:cs="Arial"/>
                <w:sz w:val="22"/>
                <w:szCs w:val="22"/>
              </w:rPr>
            </w:pPr>
            <w:r>
              <w:rPr>
                <w:rFonts w:ascii="Arial" w:hAnsi="Arial" w:cs="Arial"/>
                <w:sz w:val="22"/>
                <w:szCs w:val="22"/>
              </w:rPr>
              <w:t xml:space="preserve">Provide the rationale below. </w:t>
            </w:r>
          </w:p>
        </w:tc>
      </w:tr>
      <w:tr w14:paraId="402C9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89731138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09">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0A">
            <w:pPr>
              <w:rPr>
                <w:rFonts w:ascii="Arial" w:hAnsi="Arial" w:cs="Arial"/>
                <w:sz w:val="22"/>
                <w:szCs w:val="22"/>
              </w:rPr>
            </w:pPr>
            <w:r>
              <w:rPr>
                <w:rFonts w:ascii="Arial" w:hAnsi="Arial" w:cs="Arial"/>
                <w:sz w:val="22"/>
                <w:szCs w:val="22"/>
                <w:shd w:val="clear" w:color="auto" w:fill="FFFFFF"/>
              </w:rPr>
              <w:t>A code will not be used. Participant identifiers will be kept directly with the information/biospecimens.</w:t>
            </w:r>
          </w:p>
        </w:tc>
        <w:tc>
          <w:tcPr>
            <w:tcW w:w="4658" w:type="dxa"/>
            <w:tcBorders>
              <w:top w:val="dashed" w:color="1F5A87" w:sz="8" w:space="0"/>
              <w:bottom w:val="dashed" w:color="1F5A87" w:sz="8" w:space="0"/>
            </w:tcBorders>
            <w:vAlign w:val="center"/>
          </w:tcPr>
          <w:p w14:paraId="402C910B">
            <w:pPr>
              <w:pStyle w:val="23"/>
              <w:numPr>
                <w:ilvl w:val="3"/>
                <w:numId w:val="23"/>
              </w:numPr>
              <w:ind w:left="434" w:hanging="434"/>
              <w:rPr>
                <w:rFonts w:ascii="Arial" w:hAnsi="Arial" w:cs="Arial"/>
                <w:sz w:val="22"/>
                <w:szCs w:val="22"/>
              </w:rPr>
            </w:pPr>
            <w:r>
              <w:rPr>
                <w:rFonts w:ascii="Arial" w:hAnsi="Arial" w:cs="Arial"/>
                <w:sz w:val="22"/>
                <w:szCs w:val="22"/>
              </w:rPr>
              <w:t>Provide the rationale below.</w:t>
            </w:r>
          </w:p>
          <w:p w14:paraId="402C910C">
            <w:pPr>
              <w:pStyle w:val="23"/>
              <w:numPr>
                <w:ilvl w:val="3"/>
                <w:numId w:val="23"/>
              </w:numPr>
              <w:ind w:left="434" w:hanging="434"/>
              <w:rPr>
                <w:rFonts w:ascii="Arial" w:hAnsi="Arial" w:cs="Arial"/>
                <w:sz w:val="22"/>
                <w:szCs w:val="22"/>
              </w:rPr>
            </w:pPr>
            <w:r>
              <w:rPr>
                <w:rFonts w:ascii="Arial" w:hAnsi="Arial" w:cs="Arial"/>
                <w:sz w:val="22"/>
                <w:szCs w:val="22"/>
              </w:rPr>
              <w:t>Explain how identifiers are attached.</w:t>
            </w:r>
          </w:p>
        </w:tc>
      </w:tr>
      <w:tr w14:paraId="402C9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451905126"/>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0E">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0F">
            <w:pPr>
              <w:rPr>
                <w:rFonts w:ascii="Arial" w:hAnsi="Arial" w:cs="Arial"/>
                <w:sz w:val="22"/>
                <w:szCs w:val="22"/>
              </w:rPr>
            </w:pPr>
            <w:r>
              <w:rPr>
                <w:rFonts w:ascii="Arial" w:hAnsi="Arial" w:cs="Arial"/>
                <w:sz w:val="22"/>
                <w:szCs w:val="22"/>
                <w:shd w:val="clear" w:color="auto" w:fill="FFFFFF"/>
              </w:rPr>
              <w:t>Participant identifiers will be removed from identifiable images/photographs/video/audio</w:t>
            </w:r>
            <w:r>
              <w:rPr>
                <w:rFonts w:ascii="Arial" w:hAnsi="Arial" w:cs="Arial"/>
                <w:sz w:val="22"/>
                <w:szCs w:val="22"/>
              </w:rPr>
              <w:t xml:space="preserve">. </w:t>
            </w:r>
          </w:p>
        </w:tc>
        <w:tc>
          <w:tcPr>
            <w:tcW w:w="4658" w:type="dxa"/>
            <w:tcBorders>
              <w:top w:val="dashed" w:color="1F5A87" w:sz="8" w:space="0"/>
              <w:bottom w:val="dashed" w:color="1F5A87" w:sz="8" w:space="0"/>
            </w:tcBorders>
            <w:vAlign w:val="center"/>
          </w:tcPr>
          <w:p w14:paraId="402C9110">
            <w:pPr>
              <w:pStyle w:val="23"/>
              <w:numPr>
                <w:ilvl w:val="2"/>
                <w:numId w:val="32"/>
              </w:numPr>
              <w:ind w:left="434" w:hanging="450"/>
              <w:rPr>
                <w:rFonts w:ascii="Arial" w:hAnsi="Arial" w:cs="Arial"/>
                <w:sz w:val="22"/>
                <w:szCs w:val="22"/>
              </w:rPr>
            </w:pPr>
            <w:r>
              <w:rPr>
                <w:rFonts w:ascii="Arial" w:hAnsi="Arial" w:cs="Arial"/>
                <w:sz w:val="22"/>
                <w:szCs w:val="22"/>
              </w:rPr>
              <w:t>Specify if recordings will be transcribed, how it will be done, and the timeframe for transcription.</w:t>
            </w:r>
          </w:p>
          <w:p w14:paraId="402C9111">
            <w:pPr>
              <w:pStyle w:val="23"/>
              <w:numPr>
                <w:ilvl w:val="2"/>
                <w:numId w:val="32"/>
              </w:numPr>
              <w:ind w:left="434" w:hanging="450"/>
              <w:rPr>
                <w:rFonts w:ascii="Arial" w:hAnsi="Arial" w:cs="Arial"/>
                <w:sz w:val="22"/>
                <w:szCs w:val="22"/>
              </w:rPr>
            </w:pPr>
            <w:r>
              <w:rPr>
                <w:rFonts w:ascii="Arial" w:hAnsi="Arial" w:cs="Arial"/>
                <w:sz w:val="22"/>
                <w:szCs w:val="22"/>
              </w:rPr>
              <w:t>Specify timeframe for the de-identification of the images/recordings and explain how they will be de-identified.</w:t>
            </w:r>
          </w:p>
        </w:tc>
      </w:tr>
      <w:tr w14:paraId="402C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952056925"/>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13">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14">
            <w:pPr>
              <w:rPr>
                <w:rFonts w:ascii="Arial" w:hAnsi="Arial" w:cs="Arial"/>
                <w:sz w:val="22"/>
                <w:szCs w:val="22"/>
              </w:rPr>
            </w:pPr>
            <w:r>
              <w:rPr>
                <w:rFonts w:ascii="Arial" w:hAnsi="Arial" w:cs="Arial"/>
                <w:sz w:val="22"/>
                <w:szCs w:val="22"/>
                <w:shd w:val="clear" w:color="auto" w:fill="FFFFFF"/>
              </w:rPr>
              <w:t>Participant identifiers will be kept directly with identifiable images/photographs/video/audio</w:t>
            </w:r>
            <w:r>
              <w:rPr>
                <w:rFonts w:ascii="Arial" w:hAnsi="Arial" w:cs="Arial"/>
                <w:sz w:val="22"/>
                <w:szCs w:val="22"/>
              </w:rPr>
              <w:t>.</w:t>
            </w:r>
          </w:p>
        </w:tc>
        <w:tc>
          <w:tcPr>
            <w:tcW w:w="4658" w:type="dxa"/>
            <w:tcBorders>
              <w:top w:val="dashed" w:color="1F5A87" w:sz="8" w:space="0"/>
              <w:bottom w:val="dashed" w:color="1F5A87" w:sz="8" w:space="0"/>
            </w:tcBorders>
            <w:vAlign w:val="center"/>
          </w:tcPr>
          <w:p w14:paraId="402C9115">
            <w:pPr>
              <w:pStyle w:val="23"/>
              <w:numPr>
                <w:ilvl w:val="2"/>
                <w:numId w:val="33"/>
              </w:numPr>
              <w:ind w:left="434" w:hanging="450"/>
              <w:rPr>
                <w:rFonts w:ascii="Arial" w:hAnsi="Arial" w:cs="Arial"/>
                <w:sz w:val="22"/>
                <w:szCs w:val="22"/>
              </w:rPr>
            </w:pPr>
            <w:r>
              <w:rPr>
                <w:rFonts w:ascii="Arial" w:hAnsi="Arial" w:cs="Arial"/>
                <w:sz w:val="22"/>
                <w:szCs w:val="22"/>
              </w:rPr>
              <w:t>Provide the rationale below.</w:t>
            </w:r>
          </w:p>
          <w:p w14:paraId="402C9116">
            <w:pPr>
              <w:pStyle w:val="23"/>
              <w:numPr>
                <w:ilvl w:val="2"/>
                <w:numId w:val="33"/>
              </w:numPr>
              <w:ind w:left="434" w:hanging="450"/>
              <w:rPr>
                <w:rFonts w:ascii="Arial" w:hAnsi="Arial" w:cs="Arial"/>
                <w:sz w:val="22"/>
                <w:szCs w:val="22"/>
              </w:rPr>
            </w:pPr>
            <w:r>
              <w:rPr>
                <w:rFonts w:ascii="Arial" w:hAnsi="Arial" w:cs="Arial"/>
                <w:sz w:val="22"/>
                <w:szCs w:val="22"/>
              </w:rPr>
              <w:t>Specify if recordings will be transcribed, how it will be done, and the timeframe for transcription.</w:t>
            </w:r>
          </w:p>
        </w:tc>
      </w:tr>
    </w:tbl>
    <w:p w14:paraId="402C9118">
      <w:pPr>
        <w:pStyle w:val="31"/>
        <w:ind w:left="360" w:hanging="360"/>
        <w:rPr>
          <w:rFonts w:ascii="Arial" w:hAnsi="Arial" w:cs="Arial"/>
          <w:b/>
          <w:bCs/>
        </w:rPr>
      </w:pPr>
    </w:p>
    <w:tbl>
      <w:tblPr>
        <w:tblStyle w:val="14"/>
        <w:tblW w:w="10770" w:type="dxa"/>
        <w:tblCaption w:val="Supplements to this IRB application"/>
        <w:tblDescription w:val="This table contains a list of supplements and a place to check off the ones that need to accompany this applicatio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435433604"/>
            <w:placeholder>
              <w:docPart w:val="5A7CBF23A0F9404AA1BCB1DA695A1912"/>
            </w:placeholder>
            <w:showingPlcHd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119">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1B">
      <w:pPr>
        <w:pStyle w:val="31"/>
        <w:ind w:left="360" w:hanging="360"/>
        <w:rPr>
          <w:rFonts w:ascii="Arial" w:hAnsi="Arial" w:cs="Arial"/>
          <w:b/>
          <w:bCs/>
        </w:rPr>
      </w:pPr>
    </w:p>
    <w:p w14:paraId="402C911C">
      <w:pPr>
        <w:pStyle w:val="31"/>
        <w:rPr>
          <w:rFonts w:ascii="Arial" w:hAnsi="Arial" w:cs="Arial"/>
        </w:rPr>
      </w:pPr>
      <w:r>
        <w:rPr>
          <w:rFonts w:ascii="Arial" w:hAnsi="Arial" w:cs="Arial"/>
          <w:b/>
          <w:bCs/>
        </w:rPr>
        <w:t xml:space="preserve">10.6 Publications/Presentation: </w:t>
      </w:r>
      <w:r>
        <w:rPr>
          <w:rFonts w:ascii="Arial" w:hAnsi="Arial" w:cs="Arial"/>
        </w:rPr>
        <w:t>Specify whether participant identifiers will be disclosed in presentations or publications.</w:t>
      </w:r>
    </w:p>
    <w:p w14:paraId="402C911D">
      <w:pPr>
        <w:pStyle w:val="31"/>
        <w:ind w:left="270" w:hanging="270"/>
        <w:rPr>
          <w:rFonts w:ascii="Arial" w:hAnsi="Arial" w:cs="Arial"/>
          <w:color w:val="1A1A1A"/>
          <w:shd w:val="clear" w:color="auto" w:fill="FFFFFF"/>
        </w:rPr>
      </w:pPr>
      <w:sdt>
        <w:sdtPr>
          <w:rPr>
            <w:rFonts w:ascii="Arial" w:hAnsi="Arial" w:cs="Arial"/>
          </w:rPr>
          <w:id w:val="-394427992"/>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Yes, participant identifiers will be disclosed. </w:t>
      </w:r>
      <w:r>
        <w:rPr>
          <w:rFonts w:ascii="Arial" w:hAnsi="Arial" w:cs="Arial"/>
          <w:color w:val="1A1A1A"/>
          <w:shd w:val="clear" w:color="auto" w:fill="FFFFFF"/>
        </w:rPr>
        <w:t>Text regarding the disclosure must be included in the consent document and specific permission to disclose will be discussed with participants.</w:t>
      </w:r>
    </w:p>
    <w:p w14:paraId="402C911E">
      <w:pPr>
        <w:pStyle w:val="31"/>
        <w:ind w:left="270" w:hanging="270"/>
        <w:rPr>
          <w:rFonts w:ascii="Arial" w:hAnsi="Arial" w:cs="Arial"/>
        </w:rPr>
      </w:pPr>
      <w:sdt>
        <w:sdtPr>
          <w:rPr>
            <w:rFonts w:ascii="Arial" w:hAnsi="Arial" w:cs="Arial"/>
          </w:rPr>
          <w:id w:val="1465011153"/>
          <w14:checkbox>
            <w14:checked w14:val="1"/>
            <w14:checkedState w14:val="2612" w14:font="MS Gothic"/>
            <w14:uncheckedState w14:val="2610" w14:font="MS Gothic"/>
          </w14:checkbox>
        </w:sdtPr>
        <w:sdtEndPr>
          <w:rPr>
            <w:rFonts w:ascii="Arial" w:hAnsi="Arial" w:cs="Arial"/>
          </w:rPr>
        </w:sdtEndPr>
        <w:sdtContent>
          <w:r>
            <w:rPr>
              <w:rFonts w:ascii="MS Gothic" w:hAnsi="MS Gothic" w:eastAsia="MS Gothic" w:cs="Segoe UI Symbol"/>
            </w:rPr>
            <w:t>☒</w:t>
          </w:r>
        </w:sdtContent>
      </w:sdt>
      <w:r>
        <w:rPr>
          <w:rFonts w:ascii="Arial" w:hAnsi="Arial" w:cs="Arial"/>
        </w:rPr>
        <w:t xml:space="preserve"> No, participant </w:t>
      </w:r>
      <w:r>
        <w:rPr>
          <w:rFonts w:ascii="Arial" w:hAnsi="Arial" w:cs="Arial"/>
          <w:shd w:val="clear" w:color="auto" w:fill="FFFFFF"/>
        </w:rPr>
        <w:t>identifiers will not be disclosed.</w:t>
      </w:r>
    </w:p>
    <w:p w14:paraId="402C911F">
      <w:pPr>
        <w:pStyle w:val="31"/>
        <w:rPr>
          <w:rFonts w:ascii="Arial" w:hAnsi="Arial" w:cs="Arial"/>
        </w:rPr>
      </w:pPr>
    </w:p>
    <w:p w14:paraId="402C9120">
      <w:pPr>
        <w:pStyle w:val="31"/>
        <w:rPr>
          <w:rFonts w:ascii="Arial" w:hAnsi="Arial" w:cs="Arial"/>
        </w:rPr>
      </w:pPr>
      <w:r>
        <w:rPr>
          <w:rFonts w:ascii="Arial" w:hAnsi="Arial" w:cs="Arial"/>
          <w:b/>
          <w:bCs/>
        </w:rPr>
        <w:t xml:space="preserve">10.7 Identifier Retention: </w:t>
      </w:r>
      <w:r>
        <w:rPr>
          <w:rFonts w:ascii="Arial" w:hAnsi="Arial" w:cs="Arial"/>
        </w:rPr>
        <w:t>Indicate</w:t>
      </w:r>
      <w:r>
        <w:rPr>
          <w:rFonts w:ascii="Arial" w:hAnsi="Arial" w:cs="Arial"/>
          <w:b/>
          <w:bCs/>
        </w:rPr>
        <w:t xml:space="preserve"> </w:t>
      </w:r>
      <w:r>
        <w:rPr>
          <w:rFonts w:ascii="Arial" w:hAnsi="Arial" w:cs="Arial"/>
        </w:rPr>
        <w:t xml:space="preserve">how long </w:t>
      </w:r>
      <w:r>
        <w:rPr>
          <w:rFonts w:ascii="Arial" w:hAnsi="Arial" w:cs="Arial"/>
          <w:u w:val="single"/>
        </w:rPr>
        <w:t>all</w:t>
      </w:r>
      <w:r>
        <w:rPr>
          <w:rFonts w:ascii="Arial" w:hAnsi="Arial" w:cs="Arial"/>
        </w:rPr>
        <w:t xml:space="preserve"> subject/patient identifiers will be retained. This includes identifiers stored in paper format, stored electronically as well as video recordings, audio recordings, photographs, etc.</w:t>
      </w:r>
    </w:p>
    <w:p w14:paraId="402C9121">
      <w:pPr>
        <w:pStyle w:val="31"/>
        <w:rPr>
          <w:rFonts w:ascii="Arial" w:hAnsi="Arial" w:cs="Arial"/>
        </w:rPr>
      </w:pPr>
      <w:sdt>
        <w:sdtPr>
          <w:rPr>
            <w:rFonts w:ascii="Arial" w:hAnsi="Arial" w:cs="Arial"/>
          </w:rPr>
          <w:id w:val="-1719425762"/>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Destroyed after initial collection</w:t>
      </w:r>
    </w:p>
    <w:p w14:paraId="402C9122">
      <w:pPr>
        <w:pStyle w:val="31"/>
        <w:rPr>
          <w:rFonts w:ascii="Arial" w:hAnsi="Arial" w:cs="Arial"/>
        </w:rPr>
      </w:pPr>
      <w:sdt>
        <w:sdtPr>
          <w:rPr>
            <w:rFonts w:ascii="Arial" w:hAnsi="Arial" w:cs="Arial"/>
          </w:rPr>
          <w:id w:val="-891112911"/>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Destroyed after compensation</w:t>
      </w:r>
    </w:p>
    <w:p w14:paraId="402C9123">
      <w:pPr>
        <w:pStyle w:val="31"/>
        <w:rPr>
          <w:rFonts w:ascii="Arial" w:hAnsi="Arial" w:cs="Arial"/>
        </w:rPr>
      </w:pPr>
      <w:sdt>
        <w:sdtPr>
          <w:rPr>
            <w:rFonts w:ascii="Arial" w:hAnsi="Arial" w:cs="Arial"/>
          </w:rPr>
          <w:id w:val="1535767476"/>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Destroyed after information analysis</w:t>
      </w:r>
    </w:p>
    <w:p w14:paraId="402C9124">
      <w:pPr>
        <w:pStyle w:val="31"/>
        <w:ind w:left="270" w:hanging="270"/>
        <w:rPr>
          <w:rFonts w:ascii="Arial" w:hAnsi="Arial" w:cs="Arial"/>
        </w:rPr>
      </w:pPr>
      <w:sdt>
        <w:sdtPr>
          <w:rPr>
            <w:rFonts w:ascii="Arial" w:hAnsi="Arial" w:cs="Arial"/>
          </w:rPr>
          <w:id w:val="-1213422437"/>
          <w14:checkbox>
            <w14:checked w14:val="1"/>
            <w14:checkedState w14:val="2612" w14:font="MS Gothic"/>
            <w14:uncheckedState w14:val="2610" w14:font="MS Gothic"/>
          </w14:checkbox>
        </w:sdtPr>
        <w:sdtEndPr>
          <w:rPr>
            <w:rFonts w:ascii="Arial" w:hAnsi="Arial" w:cs="Arial"/>
          </w:rPr>
        </w:sdtEndPr>
        <w:sdtContent>
          <w:r>
            <w:rPr>
              <w:rFonts w:ascii="MS Gothic" w:hAnsi="MS Gothic" w:eastAsia="MS Gothic" w:cs="Segoe UI Symbol"/>
            </w:rPr>
            <w:t>☒</w:t>
          </w:r>
        </w:sdtContent>
      </w:sdt>
      <w:r>
        <w:rPr>
          <w:rFonts w:ascii="Arial" w:hAnsi="Arial" w:cs="Arial"/>
        </w:rPr>
        <w:t xml:space="preserve"> Destroyed after publication/presentation or end of protocol</w:t>
      </w:r>
    </w:p>
    <w:p w14:paraId="402C9125">
      <w:pPr>
        <w:pStyle w:val="31"/>
        <w:rPr>
          <w:rFonts w:ascii="Arial" w:hAnsi="Arial" w:cs="Arial"/>
        </w:rPr>
      </w:pPr>
      <w:sdt>
        <w:sdtPr>
          <w:rPr>
            <w:rFonts w:ascii="Arial" w:hAnsi="Arial" w:cs="Arial"/>
          </w:rPr>
          <w:id w:val="1034391093"/>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Maintained indefinitely, provide rationale. </w:t>
      </w:r>
    </w:p>
    <w:p w14:paraId="402C9126">
      <w:pPr>
        <w:pStyle w:val="31"/>
        <w:rPr>
          <w:rFonts w:ascii="Arial" w:hAnsi="Arial" w:cs="Arial"/>
        </w:rPr>
      </w:pPr>
      <w:sdt>
        <w:sdtPr>
          <w:rPr>
            <w:rFonts w:ascii="Arial" w:hAnsi="Arial" w:cs="Arial"/>
          </w:rPr>
          <w:id w:val="2124963407"/>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Other, describe/explain. </w:t>
      </w:r>
    </w:p>
    <w:p w14:paraId="402C9127">
      <w:pPr>
        <w:pStyle w:val="31"/>
        <w:ind w:left="360" w:hanging="360"/>
        <w:rPr>
          <w:rFonts w:ascii="Arial" w:hAnsi="Arial" w:cs="Arial"/>
        </w:rPr>
      </w:pPr>
    </w:p>
    <w:tbl>
      <w:tblPr>
        <w:tblStyle w:val="14"/>
        <w:tblW w:w="10440" w:type="dxa"/>
        <w:tblCaption w:val="Answer Box"/>
        <w:tblDescription w:val="This space is provided for the answer to question 9.1."/>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40" w:type="dxa"/>
            <w:tcBorders>
              <w:top w:val="single" w:color="E8960C" w:sz="24" w:space="0"/>
              <w:left w:val="single" w:color="E8960C" w:sz="24" w:space="0"/>
              <w:bottom w:val="single" w:color="E8960C" w:sz="24" w:space="0"/>
              <w:right w:val="single" w:color="E8960C" w:sz="24" w:space="0"/>
            </w:tcBorders>
            <w:vAlign w:val="center"/>
          </w:tcPr>
          <w:sdt>
            <w:sdtPr>
              <w:rPr>
                <w:rStyle w:val="32"/>
                <w:rFonts w:ascii="Arial" w:hAnsi="Arial" w:cs="Arial"/>
              </w:rPr>
              <w:id w:val="147465266"/>
              <w:placeholder>
                <w:docPart w:val="{c44de5d7-5df4-4346-ab97-3ec0a0394cb1}"/>
              </w:placeholder>
              <w:showingPlcHdr/>
            </w:sdtPr>
            <w:sdtEndPr>
              <w:rPr>
                <w:rStyle w:val="15"/>
                <w:rFonts w:ascii="Arial" w:hAnsi="Arial" w:cs="Arial"/>
              </w:rPr>
            </w:sdtEndPr>
            <w:sdtContent>
              <w:p w14:paraId="402C9128">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sdtContent>
          </w:sdt>
        </w:tc>
      </w:tr>
    </w:tbl>
    <w:p w14:paraId="402C912A">
      <w:pPr>
        <w:pStyle w:val="31"/>
        <w:ind w:left="360" w:hanging="360"/>
        <w:rPr>
          <w:rFonts w:ascii="Arial" w:hAnsi="Arial" w:cs="Arial"/>
          <w:b/>
          <w:bCs/>
          <w:i/>
          <w:iCs/>
        </w:rPr>
      </w:pPr>
    </w:p>
    <w:p w14:paraId="402C912B">
      <w:pPr>
        <w:rPr>
          <w:rFonts w:ascii="Arial" w:hAnsi="Arial" w:cs="Arial"/>
          <w:sz w:val="22"/>
          <w:szCs w:val="22"/>
        </w:rPr>
      </w:pPr>
      <w:r>
        <w:rPr>
          <w:rFonts w:ascii="Arial" w:hAnsi="Arial" w:cs="Arial"/>
          <w:b/>
          <w:bCs/>
          <w:sz w:val="22"/>
          <w:szCs w:val="22"/>
        </w:rPr>
        <w:t xml:space="preserve">10.8 Information/Biospecimen Storage: </w:t>
      </w:r>
      <w:r>
        <w:rPr>
          <w:rFonts w:ascii="Arial" w:hAnsi="Arial" w:cs="Arial"/>
          <w:sz w:val="22"/>
          <w:szCs w:val="22"/>
        </w:rPr>
        <w:t xml:space="preserve">Select all that apply and address the required action, as applicable. For best practices for electronic research data security, review the UCI Information Security website: </w:t>
      </w:r>
      <w:r>
        <w:fldChar w:fldCharType="begin"/>
      </w:r>
      <w:r>
        <w:instrText xml:space="preserve"> HYPERLINK "https://security.uci.edu/security-plan/plan-classification-protection.html" \l "P2" \t "_blank" </w:instrText>
      </w:r>
      <w:r>
        <w:fldChar w:fldCharType="separate"/>
      </w:r>
      <w:r>
        <w:rPr>
          <w:rStyle w:val="20"/>
          <w:rFonts w:ascii="Arial" w:hAnsi="Arial" w:cs="Arial"/>
          <w:sz w:val="22"/>
          <w:szCs w:val="22"/>
        </w:rPr>
        <w:t>Information and Resource Classifications</w:t>
      </w:r>
      <w:r>
        <w:rPr>
          <w:rStyle w:val="20"/>
          <w:rFonts w:ascii="Arial" w:hAnsi="Arial" w:cs="Arial"/>
          <w:sz w:val="22"/>
          <w:szCs w:val="22"/>
        </w:rPr>
        <w:fldChar w:fldCharType="end"/>
      </w:r>
      <w:r>
        <w:rPr>
          <w:rFonts w:ascii="Arial" w:hAnsi="Arial" w:cs="Arial"/>
          <w:sz w:val="22"/>
          <w:szCs w:val="22"/>
        </w:rPr>
        <w:t>.</w:t>
      </w:r>
    </w:p>
    <w:p w14:paraId="402C912C">
      <w:pPr>
        <w:pStyle w:val="31"/>
        <w:rPr>
          <w:rFonts w:ascii="Arial" w:hAnsi="Arial" w:cs="Arial"/>
        </w:rPr>
      </w:pPr>
    </w:p>
    <w:tbl>
      <w:tblPr>
        <w:tblStyle w:val="14"/>
        <w:tblW w:w="10800"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5698"/>
        <w:gridCol w:w="4666"/>
      </w:tblGrid>
      <w:tr w14:paraId="402C9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blHeader/>
        </w:trPr>
        <w:tc>
          <w:tcPr>
            <w:tcW w:w="406" w:type="dxa"/>
            <w:shd w:val="clear" w:color="auto" w:fill="009443"/>
            <w:vAlign w:val="center"/>
          </w:tcPr>
          <w:p w14:paraId="402C912D">
            <w:pPr>
              <w:jc w:val="center"/>
              <w:rPr>
                <w:rFonts w:ascii="Arial" w:hAnsi="Arial" w:cs="Arial"/>
                <w:b/>
                <w:bCs/>
                <w:sz w:val="22"/>
                <w:szCs w:val="22"/>
              </w:rPr>
            </w:pPr>
          </w:p>
        </w:tc>
        <w:tc>
          <w:tcPr>
            <w:tcW w:w="5714" w:type="dxa"/>
            <w:shd w:val="clear" w:color="auto" w:fill="009443"/>
            <w:vAlign w:val="center"/>
          </w:tcPr>
          <w:p w14:paraId="402C912E">
            <w:pPr>
              <w:jc w:val="center"/>
              <w:rPr>
                <w:rFonts w:ascii="Arial" w:hAnsi="Arial" w:cs="Arial"/>
                <w:b/>
                <w:bCs/>
                <w:sz w:val="22"/>
                <w:szCs w:val="22"/>
              </w:rPr>
            </w:pPr>
            <w:r>
              <w:rPr>
                <w:rFonts w:ascii="Arial" w:hAnsi="Arial" w:cs="Arial"/>
                <w:b/>
                <w:bCs/>
                <w:sz w:val="22"/>
                <w:szCs w:val="22"/>
              </w:rPr>
              <w:t>Information/Biospecimen Storage</w:t>
            </w:r>
          </w:p>
        </w:tc>
        <w:tc>
          <w:tcPr>
            <w:tcW w:w="4680" w:type="dxa"/>
            <w:shd w:val="clear" w:color="auto" w:fill="009443"/>
            <w:vAlign w:val="center"/>
          </w:tcPr>
          <w:p w14:paraId="402C912F">
            <w:pPr>
              <w:jc w:val="center"/>
              <w:rPr>
                <w:rFonts w:ascii="Arial" w:hAnsi="Arial" w:cs="Arial"/>
                <w:b/>
                <w:bCs/>
                <w:sz w:val="22"/>
                <w:szCs w:val="22"/>
              </w:rPr>
            </w:pPr>
            <w:r>
              <w:rPr>
                <w:rFonts w:ascii="Arial" w:hAnsi="Arial" w:cs="Arial"/>
                <w:b/>
                <w:bCs/>
                <w:sz w:val="22"/>
                <w:szCs w:val="22"/>
              </w:rPr>
              <w:t>Required Action</w:t>
            </w:r>
          </w:p>
        </w:tc>
      </w:tr>
      <w:tr w14:paraId="402C9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52659860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31">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32">
            <w:pPr>
              <w:rPr>
                <w:rFonts w:ascii="Arial" w:hAnsi="Arial" w:cs="Arial"/>
                <w:sz w:val="22"/>
                <w:szCs w:val="22"/>
              </w:rPr>
            </w:pPr>
            <w:r>
              <w:rPr>
                <w:rFonts w:ascii="Arial" w:hAnsi="Arial" w:cs="Arial"/>
                <w:sz w:val="22"/>
                <w:szCs w:val="22"/>
                <w:shd w:val="clear" w:color="auto" w:fill="FFFFFF"/>
              </w:rPr>
              <w:t>Biospecimens will be stored in a locked lab/refrigerator/freezer with limited access by authorized personnel.</w:t>
            </w:r>
          </w:p>
        </w:tc>
        <w:tc>
          <w:tcPr>
            <w:tcW w:w="4680" w:type="dxa"/>
            <w:tcBorders>
              <w:top w:val="dashed" w:color="1F5A87" w:sz="8" w:space="0"/>
              <w:bottom w:val="dashed" w:color="1F5A87" w:sz="8" w:space="0"/>
            </w:tcBorders>
            <w:vAlign w:val="center"/>
          </w:tcPr>
          <w:p w14:paraId="402C9133">
            <w:pPr>
              <w:rPr>
                <w:rFonts w:ascii="Arial" w:hAnsi="Arial" w:cs="Arial"/>
                <w:sz w:val="22"/>
                <w:szCs w:val="22"/>
              </w:rPr>
            </w:pPr>
            <w:r>
              <w:rPr>
                <w:rFonts w:ascii="Arial" w:hAnsi="Arial" w:cs="Arial"/>
                <w:sz w:val="22"/>
                <w:szCs w:val="22"/>
              </w:rPr>
              <w:t>Specify where biospecimens will be stored.</w:t>
            </w:r>
          </w:p>
        </w:tc>
      </w:tr>
      <w:tr w14:paraId="402C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27723161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35">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36">
            <w:pPr>
              <w:rPr>
                <w:rFonts w:ascii="Arial" w:hAnsi="Arial" w:cs="Arial"/>
                <w:sz w:val="22"/>
                <w:szCs w:val="22"/>
                <w:shd w:val="clear" w:color="auto" w:fill="FFFFFF"/>
              </w:rPr>
            </w:pPr>
            <w:r>
              <w:rPr>
                <w:rFonts w:ascii="Arial" w:hAnsi="Arial" w:cs="Arial"/>
                <w:sz w:val="22"/>
                <w:szCs w:val="22"/>
                <w:shd w:val="clear" w:color="auto" w:fill="FFFFFF"/>
              </w:rPr>
              <w:t xml:space="preserve">Information will be maintained on UCI </w:t>
            </w:r>
            <w:r>
              <w:fldChar w:fldCharType="begin"/>
            </w:r>
            <w:r>
              <w:instrText xml:space="preserve"> HYPERLINK "https://security.uci.edu/security-plan/Cloud.html" \t "_blank" </w:instrText>
            </w:r>
            <w:r>
              <w:fldChar w:fldCharType="separate"/>
            </w:r>
            <w:r>
              <w:rPr>
                <w:rStyle w:val="20"/>
                <w:rFonts w:ascii="Arial" w:hAnsi="Arial" w:cs="Arial"/>
                <w:sz w:val="22"/>
                <w:szCs w:val="22"/>
                <w:shd w:val="clear" w:color="auto" w:fill="FFFFFF"/>
              </w:rPr>
              <w:t>enterprise cloud storage</w:t>
            </w:r>
            <w:r>
              <w:rPr>
                <w:rStyle w:val="20"/>
                <w:rFonts w:ascii="Arial" w:hAnsi="Arial" w:cs="Arial"/>
                <w:sz w:val="22"/>
                <w:szCs w:val="22"/>
                <w:shd w:val="clear" w:color="auto" w:fill="FFFFFF"/>
              </w:rPr>
              <w:fldChar w:fldCharType="end"/>
            </w:r>
            <w:r>
              <w:rPr>
                <w:rFonts w:ascii="Arial" w:hAnsi="Arial" w:cs="Arial"/>
                <w:sz w:val="22"/>
                <w:szCs w:val="22"/>
                <w:shd w:val="clear" w:color="auto" w:fill="FFFFFF"/>
              </w:rPr>
              <w:t xml:space="preserve"> that adheres to the UCI </w:t>
            </w:r>
            <w:r>
              <w:fldChar w:fldCharType="begin"/>
            </w:r>
            <w:r>
              <w:instrText xml:space="preserve"> HYPERLINK "https://security.uci.edu/security-plan/plan-classification-protection.html" \t "_blank" </w:instrText>
            </w:r>
            <w:r>
              <w:fldChar w:fldCharType="separate"/>
            </w:r>
            <w:r>
              <w:rPr>
                <w:rStyle w:val="20"/>
                <w:rFonts w:ascii="Arial" w:hAnsi="Arial" w:cs="Arial"/>
                <w:sz w:val="22"/>
                <w:szCs w:val="22"/>
                <w:shd w:val="clear" w:color="auto" w:fill="FFFFFF"/>
              </w:rPr>
              <w:t>Protection Level</w:t>
            </w:r>
            <w:r>
              <w:rPr>
                <w:rStyle w:val="20"/>
                <w:rFonts w:ascii="Arial" w:hAnsi="Arial" w:cs="Arial"/>
                <w:sz w:val="22"/>
                <w:szCs w:val="22"/>
                <w:shd w:val="clear" w:color="auto" w:fill="FFFFFF"/>
              </w:rPr>
              <w:fldChar w:fldCharType="end"/>
            </w:r>
            <w:r>
              <w:rPr>
                <w:rFonts w:ascii="Arial" w:hAnsi="Arial" w:cs="Arial"/>
                <w:sz w:val="22"/>
                <w:szCs w:val="22"/>
                <w:shd w:val="clear" w:color="auto" w:fill="FFFFFF"/>
              </w:rPr>
              <w:t xml:space="preserve"> required for the research information.</w:t>
            </w:r>
          </w:p>
        </w:tc>
        <w:tc>
          <w:tcPr>
            <w:tcW w:w="4680" w:type="dxa"/>
            <w:tcBorders>
              <w:top w:val="dashed" w:color="1F5A87" w:sz="8" w:space="0"/>
              <w:bottom w:val="dashed" w:color="1F5A87" w:sz="8" w:space="0"/>
            </w:tcBorders>
            <w:vAlign w:val="center"/>
          </w:tcPr>
          <w:p w14:paraId="402C9137">
            <w:pPr>
              <w:rPr>
                <w:rFonts w:ascii="Arial" w:hAnsi="Arial" w:cs="Arial"/>
                <w:sz w:val="22"/>
                <w:szCs w:val="22"/>
              </w:rPr>
            </w:pPr>
            <w:r>
              <w:rPr>
                <w:rFonts w:ascii="Arial" w:hAnsi="Arial" w:cs="Arial"/>
                <w:sz w:val="22"/>
                <w:szCs w:val="22"/>
              </w:rPr>
              <w:t>Specify the UCI cloud platform.</w:t>
            </w:r>
          </w:p>
        </w:tc>
      </w:tr>
      <w:tr w14:paraId="402C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549910500"/>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39">
                <w:pPr>
                  <w:jc w:val="center"/>
                  <w:rPr>
                    <w:rFonts w:ascii="Arial" w:hAnsi="Arial" w:cs="Arial"/>
                    <w:sz w:val="22"/>
                    <w:szCs w:val="22"/>
                  </w:rPr>
                </w:pPr>
                <w:del w:id="41" w:author="William Kettler" w:date="2025-11-05T17:49:00Z">
                  <w:r>
                    <w:rPr>
                      <w:rFonts w:ascii="Segoe UI Symbol" w:hAnsi="Segoe UI Symbol" w:eastAsia="MS Gothic" w:cs="Segoe UI Symbol"/>
                      <w:sz w:val="22"/>
                      <w:szCs w:val="22"/>
                    </w:rPr>
                    <w:delText>☐</w:delText>
                  </w:r>
                </w:del>
                <w:ins w:id="42" w:author="William Kettler" w:date="2025-11-05T17:49:00Z">
                  <w:r>
                    <w:rPr>
                      <w:rFonts w:ascii="MS Gothic" w:hAnsi="MS Gothic" w:eastAsia="MS Gothic" w:cs="Segoe UI Symbol"/>
                      <w:sz w:val="22"/>
                      <w:szCs w:val="22"/>
                    </w:rPr>
                    <w:t>☒</w:t>
                  </w:r>
                </w:ins>
              </w:p>
            </w:tc>
          </w:sdtContent>
        </w:sdt>
        <w:tc>
          <w:tcPr>
            <w:tcW w:w="5714" w:type="dxa"/>
            <w:tcBorders>
              <w:top w:val="dashed" w:color="1F5A87" w:sz="8" w:space="0"/>
              <w:bottom w:val="dashed" w:color="1F5A87" w:sz="8" w:space="0"/>
            </w:tcBorders>
            <w:vAlign w:val="center"/>
          </w:tcPr>
          <w:p w14:paraId="402C913A">
            <w:pPr>
              <w:rPr>
                <w:rFonts w:ascii="Arial" w:hAnsi="Arial" w:cs="Arial"/>
                <w:sz w:val="22"/>
                <w:szCs w:val="22"/>
                <w:shd w:val="clear" w:color="auto" w:fill="FFFFFF"/>
              </w:rPr>
            </w:pPr>
            <w:commentRangeStart w:id="15"/>
            <w:r>
              <w:rPr>
                <w:rFonts w:ascii="Arial" w:hAnsi="Arial" w:cs="Arial"/>
                <w:sz w:val="22"/>
                <w:szCs w:val="22"/>
                <w:shd w:val="clear" w:color="auto" w:fill="FFFFFF"/>
              </w:rPr>
              <w:t>Information will be maintained electronically. It will be password protected and maintained in an encrypted format.</w:t>
            </w:r>
            <w:commentRangeEnd w:id="15"/>
            <w:r>
              <w:rPr>
                <w:rStyle w:val="21"/>
              </w:rPr>
              <w:commentReference w:id="15"/>
            </w:r>
          </w:p>
        </w:tc>
        <w:tc>
          <w:tcPr>
            <w:tcW w:w="4680" w:type="dxa"/>
            <w:tcBorders>
              <w:top w:val="dashed" w:color="1F5A87" w:sz="8" w:space="0"/>
              <w:bottom w:val="dashed" w:color="1F5A87" w:sz="8" w:space="0"/>
            </w:tcBorders>
            <w:vAlign w:val="center"/>
          </w:tcPr>
          <w:p w14:paraId="402C913B">
            <w:pPr>
              <w:rPr>
                <w:rFonts w:ascii="Arial" w:hAnsi="Arial" w:cs="Arial"/>
                <w:sz w:val="22"/>
                <w:szCs w:val="22"/>
              </w:rPr>
            </w:pPr>
            <w:r>
              <w:rPr>
                <w:rFonts w:ascii="Arial" w:hAnsi="Arial" w:cs="Arial"/>
                <w:sz w:val="22"/>
                <w:szCs w:val="22"/>
              </w:rPr>
              <w:t>Specify where the information will be stored electronically.</w:t>
            </w:r>
          </w:p>
        </w:tc>
      </w:tr>
      <w:tr w14:paraId="402C9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1613006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3D">
                <w:pPr>
                  <w:jc w:val="center"/>
                  <w:rPr>
                    <w:rFonts w:ascii="Arial" w:hAnsi="Arial" w:cs="Arial"/>
                    <w:sz w:val="22"/>
                    <w:szCs w:val="22"/>
                  </w:rPr>
                </w:pPr>
                <w:del w:id="43" w:author="William Kettler" w:date="2025-11-05T17:49:00Z">
                  <w:r>
                    <w:rPr>
                      <w:rFonts w:ascii="Segoe UI Symbol" w:hAnsi="Segoe UI Symbol" w:eastAsia="MS Gothic" w:cs="Segoe UI Symbol"/>
                      <w:sz w:val="22"/>
                      <w:szCs w:val="22"/>
                    </w:rPr>
                    <w:delText>☐</w:delText>
                  </w:r>
                </w:del>
                <w:ins w:id="44" w:author="William Kettler" w:date="2025-11-05T17:49:00Z">
                  <w:r>
                    <w:rPr>
                      <w:rFonts w:ascii="MS Gothic" w:hAnsi="MS Gothic" w:eastAsia="MS Gothic" w:cs="Segoe UI Symbol"/>
                      <w:sz w:val="22"/>
                      <w:szCs w:val="22"/>
                    </w:rPr>
                    <w:t>☒</w:t>
                  </w:r>
                </w:ins>
              </w:p>
            </w:tc>
          </w:sdtContent>
        </w:sdt>
        <w:tc>
          <w:tcPr>
            <w:tcW w:w="5714" w:type="dxa"/>
            <w:tcBorders>
              <w:top w:val="dashed" w:color="1F5A87" w:sz="8" w:space="0"/>
              <w:bottom w:val="dashed" w:color="1F5A87" w:sz="8" w:space="0"/>
            </w:tcBorders>
            <w:vAlign w:val="center"/>
          </w:tcPr>
          <w:p w14:paraId="402C913E">
            <w:pPr>
              <w:rPr>
                <w:rFonts w:ascii="Arial" w:hAnsi="Arial" w:cs="Arial"/>
                <w:sz w:val="22"/>
                <w:szCs w:val="22"/>
                <w:shd w:val="clear" w:color="auto" w:fill="FFFFFF"/>
              </w:rPr>
            </w:pPr>
            <w:commentRangeStart w:id="16"/>
            <w:r>
              <w:rPr>
                <w:rFonts w:ascii="Arial" w:hAnsi="Arial" w:cs="Arial"/>
                <w:sz w:val="22"/>
                <w:szCs w:val="22"/>
                <w:shd w:val="clear" w:color="auto" w:fill="FFFFFF"/>
              </w:rPr>
              <w:t>Information will be maintained in paper copy. Information will be stored in a locked area with limited access by authorized personnel.</w:t>
            </w:r>
            <w:commentRangeEnd w:id="16"/>
            <w:r>
              <w:rPr>
                <w:rStyle w:val="21"/>
              </w:rPr>
              <w:commentReference w:id="16"/>
            </w:r>
          </w:p>
        </w:tc>
        <w:tc>
          <w:tcPr>
            <w:tcW w:w="4680" w:type="dxa"/>
            <w:tcBorders>
              <w:top w:val="dashed" w:color="1F5A87" w:sz="8" w:space="0"/>
              <w:bottom w:val="dashed" w:color="1F5A87" w:sz="8" w:space="0"/>
            </w:tcBorders>
            <w:vAlign w:val="center"/>
          </w:tcPr>
          <w:p w14:paraId="402C913F">
            <w:pPr>
              <w:rPr>
                <w:rFonts w:ascii="Arial" w:hAnsi="Arial" w:cs="Arial"/>
                <w:sz w:val="22"/>
                <w:szCs w:val="22"/>
              </w:rPr>
            </w:pPr>
            <w:r>
              <w:rPr>
                <w:rFonts w:ascii="Arial" w:hAnsi="Arial" w:cs="Arial"/>
                <w:sz w:val="22"/>
                <w:szCs w:val="22"/>
              </w:rPr>
              <w:t>Specify where the information will be stored.</w:t>
            </w:r>
          </w:p>
        </w:tc>
      </w:tr>
      <w:tr w14:paraId="402C9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sdt>
          <w:sdtPr>
            <w:rPr>
              <w:rFonts w:ascii="Arial" w:hAnsi="Arial" w:cs="Arial"/>
              <w:sz w:val="22"/>
              <w:szCs w:val="22"/>
            </w:rPr>
            <w:id w:val="102252220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41">
                <w:pPr>
                  <w:jc w:val="center"/>
                  <w:rPr>
                    <w:rFonts w:ascii="Arial" w:hAnsi="Arial" w:cs="Arial"/>
                    <w:sz w:val="22"/>
                    <w:szCs w:val="22"/>
                  </w:rPr>
                </w:pPr>
                <w:r>
                  <w:rPr>
                    <w:rFonts w:ascii="Segoe UI Symbol" w:hAnsi="Segoe UI Symbol" w:eastAsia="MS Gothic" w:cs="Segoe UI Symbol"/>
                    <w:sz w:val="22"/>
                    <w:szCs w:val="22"/>
                  </w:rPr>
                  <w:t>☐</w:t>
                </w:r>
              </w:p>
            </w:tc>
          </w:sdtContent>
        </w:sdt>
        <w:tc>
          <w:tcPr>
            <w:tcW w:w="5714" w:type="dxa"/>
            <w:tcBorders>
              <w:top w:val="dashed" w:color="1F5A87" w:sz="8" w:space="0"/>
              <w:bottom w:val="dashed" w:color="1F5A87" w:sz="8" w:space="0"/>
            </w:tcBorders>
            <w:vAlign w:val="center"/>
          </w:tcPr>
          <w:p w14:paraId="402C9142">
            <w:pPr>
              <w:rPr>
                <w:rFonts w:ascii="Arial" w:hAnsi="Arial" w:cs="Arial"/>
                <w:sz w:val="22"/>
                <w:szCs w:val="22"/>
              </w:rPr>
            </w:pPr>
            <w:r>
              <w:rPr>
                <w:rFonts w:ascii="Arial" w:hAnsi="Arial" w:cs="Arial"/>
                <w:sz w:val="22"/>
                <w:szCs w:val="22"/>
                <w:shd w:val="clear" w:color="auto" w:fill="FFFFFF"/>
              </w:rPr>
              <w:t xml:space="preserve">Other </w:t>
            </w:r>
          </w:p>
        </w:tc>
        <w:tc>
          <w:tcPr>
            <w:tcW w:w="4680" w:type="dxa"/>
            <w:tcBorders>
              <w:top w:val="dashed" w:color="1F5A87" w:sz="8" w:space="0"/>
              <w:bottom w:val="dashed" w:color="1F5A87" w:sz="8" w:space="0"/>
            </w:tcBorders>
            <w:vAlign w:val="center"/>
          </w:tcPr>
          <w:p w14:paraId="402C9143">
            <w:pPr>
              <w:pStyle w:val="23"/>
              <w:numPr>
                <w:ilvl w:val="2"/>
                <w:numId w:val="34"/>
              </w:numPr>
              <w:ind w:left="434" w:hanging="450"/>
              <w:rPr>
                <w:rFonts w:ascii="Arial" w:hAnsi="Arial" w:cs="Arial"/>
                <w:sz w:val="22"/>
                <w:szCs w:val="22"/>
              </w:rPr>
            </w:pPr>
            <w:r>
              <w:rPr>
                <w:rFonts w:ascii="Arial" w:hAnsi="Arial" w:cs="Arial"/>
                <w:sz w:val="22"/>
                <w:szCs w:val="22"/>
              </w:rPr>
              <w:t xml:space="preserve">Describe/explain. </w:t>
            </w:r>
          </w:p>
          <w:p w14:paraId="402C9144">
            <w:pPr>
              <w:pStyle w:val="23"/>
              <w:numPr>
                <w:ilvl w:val="2"/>
                <w:numId w:val="34"/>
              </w:numPr>
              <w:ind w:left="434" w:hanging="450"/>
              <w:rPr>
                <w:rFonts w:ascii="Arial" w:hAnsi="Arial" w:cs="Arial"/>
                <w:sz w:val="22"/>
                <w:szCs w:val="22"/>
              </w:rPr>
            </w:pPr>
            <w:r>
              <w:rPr>
                <w:rFonts w:ascii="Arial" w:hAnsi="Arial" w:cs="Arial"/>
                <w:sz w:val="22"/>
                <w:szCs w:val="22"/>
              </w:rPr>
              <w:t xml:space="preserve">Verify the storage method has received Security Risk Assessment (SRA) through </w:t>
            </w:r>
            <w:r>
              <w:fldChar w:fldCharType="begin"/>
            </w:r>
            <w:r>
              <w:instrText xml:space="preserve"> HYPERLINK "https://ucihealth.service-now.com/itportal" </w:instrText>
            </w:r>
            <w:r>
              <w:fldChar w:fldCharType="separate"/>
            </w:r>
            <w:r>
              <w:rPr>
                <w:rStyle w:val="20"/>
                <w:rFonts w:ascii="Arial" w:hAnsi="Arial" w:cs="Arial"/>
                <w:sz w:val="22"/>
                <w:szCs w:val="22"/>
              </w:rPr>
              <w:t>HS ServiceNow</w:t>
            </w:r>
            <w:r>
              <w:rPr>
                <w:rStyle w:val="20"/>
                <w:rFonts w:ascii="Arial" w:hAnsi="Arial" w:cs="Arial"/>
                <w:sz w:val="22"/>
                <w:szCs w:val="22"/>
              </w:rPr>
              <w:fldChar w:fldCharType="end"/>
            </w:r>
            <w:r>
              <w:rPr>
                <w:rFonts w:ascii="Arial" w:hAnsi="Arial" w:cs="Arial"/>
                <w:sz w:val="22"/>
                <w:szCs w:val="22"/>
              </w:rPr>
              <w:t>.</w:t>
            </w:r>
          </w:p>
        </w:tc>
      </w:tr>
    </w:tbl>
    <w:p w14:paraId="402C9146">
      <w:pPr>
        <w:pStyle w:val="31"/>
        <w:ind w:left="360" w:hanging="360"/>
        <w:rPr>
          <w:rFonts w:ascii="Arial" w:hAnsi="Arial" w:cs="Arial"/>
          <w:b/>
          <w:bCs/>
        </w:rPr>
      </w:pPr>
    </w:p>
    <w:tbl>
      <w:tblPr>
        <w:tblStyle w:val="14"/>
        <w:tblW w:w="10770" w:type="dxa"/>
        <w:tblCaption w:val="Supplements to this IRB application"/>
        <w:tblDescription w:val="This table contains a list of supplements and a place to check off the ones that need to accompany this applicatio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252404464"/>
            <w:placeholder>
              <w:docPart w:val="76D8F22C76D02B49A8630BE2C03A7FD4"/>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147">
                <w:pPr>
                  <w:pStyle w:val="31"/>
                  <w:rPr>
                    <w:rFonts w:ascii="Arial" w:hAnsi="Arial" w:cs="Arial"/>
                  </w:rPr>
                </w:pPr>
                <w:r>
                  <w:rPr>
                    <w:rFonts w:ascii="Arial" w:hAnsi="Arial" w:cs="Arial"/>
                  </w:rPr>
                  <w:t xml:space="preserve">Research data will be stored electronically on </w:t>
                </w:r>
                <w:r>
                  <w:rPr>
                    <w:rFonts w:hint="eastAsia" w:ascii="Arial" w:hAnsi="Arial" w:eastAsia="宋体" w:cs="Arial"/>
                    <w:lang w:eastAsia="zh-CN"/>
                  </w:rPr>
                  <w:t>lab</w:t>
                </w:r>
                <w:r>
                  <w:rPr>
                    <w:rFonts w:ascii="Arial" w:hAnsi="Arial" w:cs="Arial"/>
                  </w:rPr>
                  <w:t xml:space="preserve"> computer </w:t>
                </w:r>
                <w:r>
                  <w:rPr>
                    <w:rFonts w:hint="eastAsia" w:ascii="Arial" w:hAnsi="Arial" w:cs="Arial"/>
                    <w:lang w:eastAsia="zh-CN"/>
                  </w:rPr>
                  <w:t>and lab database and both of them are</w:t>
                </w:r>
                <w:r>
                  <w:rPr>
                    <w:rFonts w:ascii="Arial" w:hAnsi="Arial" w:cs="Arial"/>
                  </w:rPr>
                  <w:t xml:space="preserve"> password protected</w:t>
                </w:r>
                <w:r>
                  <w:rPr>
                    <w:rFonts w:hint="eastAsia" w:ascii="Arial" w:hAnsi="Arial" w:cs="Arial"/>
                    <w:lang w:eastAsia="zh-CN"/>
                  </w:rPr>
                  <w:t>.</w:t>
                </w:r>
                <w:ins w:id="45" w:author="William Kettler" w:date="2025-11-05T17:49:00Z">
                  <w:r>
                    <w:rPr>
                      <w:rFonts w:hint="eastAsia" w:ascii="Arial" w:hAnsi="Arial" w:cs="Arial"/>
                      <w:lang w:eastAsia="zh-CN"/>
                    </w:rPr>
                    <w:t xml:space="preserve"> </w:t>
                  </w:r>
                </w:ins>
                <w:ins w:id="46" w:author="William Kettler" w:date="2025-11-05T17:49:00Z">
                  <w:r>
                    <w:rPr>
                      <w:rFonts w:ascii="宋体" w:hAnsi="宋体" w:eastAsia="宋体" w:cs="宋体"/>
                      <w:sz w:val="24"/>
                      <w:szCs w:val="24"/>
                    </w:rPr>
                    <w:t xml:space="preserve">Information maintained in paper form, such as signed consent documents, will be securely stored in a locked cabinet within the lab, with access limited to authorized </w:t>
                  </w:r>
                </w:ins>
                <w:ins w:id="47" w:author="William Kettler" w:date="2025-11-05T17:49:00Z">
                  <w:r>
                    <w:rPr>
                      <w:rFonts w:hint="eastAsia" w:ascii="宋体" w:hAnsi="宋体" w:eastAsia="宋体" w:cs="宋体"/>
                      <w:sz w:val="24"/>
                      <w:szCs w:val="24"/>
                      <w:lang w:eastAsia="zh-CN"/>
                    </w:rPr>
                    <w:t>experimenter</w:t>
                  </w:r>
                </w:ins>
                <w:ins w:id="48" w:author="William Kettler" w:date="2025-11-05T17:49:00Z">
                  <w:r>
                    <w:rPr>
                      <w:rFonts w:ascii="宋体" w:hAnsi="宋体" w:eastAsia="宋体" w:cs="宋体"/>
                      <w:sz w:val="24"/>
                      <w:szCs w:val="24"/>
                    </w:rPr>
                    <w:t xml:space="preserve"> only.</w:t>
                  </w:r>
                </w:ins>
              </w:p>
            </w:tc>
          </w:sdtContent>
        </w:sdt>
      </w:tr>
    </w:tbl>
    <w:p w14:paraId="402C9149">
      <w:pPr>
        <w:pStyle w:val="31"/>
        <w:ind w:left="360" w:hanging="360"/>
        <w:rPr>
          <w:rFonts w:ascii="Arial" w:hAnsi="Arial" w:cs="Arial"/>
          <w:b/>
          <w:bCs/>
        </w:rPr>
      </w:pPr>
    </w:p>
    <w:p w14:paraId="402C914A">
      <w:pPr>
        <w:pStyle w:val="31"/>
        <w:rPr>
          <w:rFonts w:ascii="Arial" w:hAnsi="Arial" w:cs="Arial"/>
        </w:rPr>
      </w:pPr>
      <w:commentRangeStart w:id="17"/>
      <w:commentRangeStart w:id="18"/>
      <w:r>
        <w:rPr>
          <w:rFonts w:ascii="Arial" w:hAnsi="Arial" w:cs="Arial"/>
          <w:b/>
          <w:bCs/>
        </w:rPr>
        <w:t xml:space="preserve">10.9 Information/Biospecimen Transport: </w:t>
      </w:r>
      <w:r>
        <w:rPr>
          <w:rFonts w:ascii="Arial" w:hAnsi="Arial" w:cs="Arial"/>
        </w:rPr>
        <w:t>If participant identifiers be transported or maintained on portable devices (e.g., laptop, smartphone, external hard drive, etc.), address the following:</w:t>
      </w:r>
    </w:p>
    <w:p w14:paraId="402C914B">
      <w:pPr>
        <w:pStyle w:val="31"/>
        <w:numPr>
          <w:ilvl w:val="2"/>
          <w:numId w:val="35"/>
        </w:numPr>
        <w:ind w:left="900" w:hanging="900"/>
        <w:rPr>
          <w:rFonts w:ascii="Arial" w:hAnsi="Arial" w:cs="Arial"/>
        </w:rPr>
      </w:pPr>
      <w:r>
        <w:rPr>
          <w:rFonts w:ascii="Arial" w:hAnsi="Arial" w:cs="Arial"/>
        </w:rPr>
        <w:t>Specify the device/method of transportation.</w:t>
      </w:r>
    </w:p>
    <w:p w14:paraId="402C914C">
      <w:pPr>
        <w:pStyle w:val="31"/>
        <w:numPr>
          <w:ilvl w:val="2"/>
          <w:numId w:val="35"/>
        </w:numPr>
        <w:ind w:left="900" w:hanging="900"/>
        <w:rPr>
          <w:rFonts w:ascii="Arial" w:hAnsi="Arial" w:cs="Arial"/>
        </w:rPr>
      </w:pPr>
      <w:r>
        <w:rPr>
          <w:rFonts w:ascii="Arial" w:hAnsi="Arial" w:cs="Arial"/>
        </w:rPr>
        <w:t>Explain why transporting or maintaining participant identifiers on portable devices is necessary.</w:t>
      </w:r>
      <w:commentRangeEnd w:id="17"/>
      <w:r>
        <w:rPr>
          <w:rStyle w:val="21"/>
          <w:rFonts w:ascii="Times New Roman" w:hAnsi="Times New Roman" w:eastAsia="Times New Roman" w:cs="Times New Roman"/>
        </w:rPr>
        <w:commentReference w:id="17"/>
      </w:r>
      <w:commentRangeEnd w:id="18"/>
      <w:r>
        <w:commentReference w:id="18"/>
      </w:r>
    </w:p>
    <w:p w14:paraId="402C914D">
      <w:pPr>
        <w:pStyle w:val="31"/>
        <w:ind w:left="360" w:hanging="360"/>
        <w:rPr>
          <w:rFonts w:ascii="Arial" w:hAnsi="Arial" w:cs="Arial"/>
        </w:rPr>
      </w:pPr>
      <w:r>
        <w:rPr>
          <w:rFonts w:ascii="Arial" w:hAnsi="Arial" w:cs="Arial"/>
        </w:rPr>
        <w:tab/>
      </w:r>
    </w:p>
    <w:tbl>
      <w:tblPr>
        <w:tblStyle w:val="14"/>
        <w:tblW w:w="10800" w:type="dxa"/>
        <w:tblCaption w:val="Answer Box"/>
        <w:tblDescription w:val="This space is provided for the answer to question 9.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70426577"/>
            <w:placeholder>
              <w:docPart w:val="8C7491C0E51C4EAE928CA5BE482AFC97"/>
            </w:placeholder>
          </w:sdtPr>
          <w:sdtEndPr>
            <w:rPr>
              <w:rStyle w:val="32"/>
              <w:rFonts w:hint="eastAsia" w:ascii="Arial" w:hAnsi="Arial" w:eastAsia="宋体" w:cs="Arial"/>
              <w:lang w:eastAsia="zh-CN"/>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sdt>
                <w:sdtPr>
                  <w:rPr>
                    <w:rStyle w:val="32"/>
                    <w:rFonts w:ascii="Arial" w:hAnsi="Arial" w:cs="Arial"/>
                  </w:rPr>
                  <w:id w:val="147456212"/>
                  <w:placeholder>
                    <w:docPart w:val="{bc752ffa-273e-4062-8aee-ba2a76de70b1}"/>
                  </w:placeholder>
                </w:sdtPr>
                <w:sdtEndPr>
                  <w:rPr>
                    <w:rStyle w:val="32"/>
                    <w:rFonts w:hint="eastAsia" w:ascii="Arial" w:hAnsi="Arial" w:eastAsia="宋体" w:cs="Arial"/>
                    <w:lang w:eastAsia="zh-CN"/>
                  </w:rPr>
                </w:sdtEndPr>
                <w:sdtContent>
                  <w:p w14:paraId="402C914E">
                    <w:pPr>
                      <w:pStyle w:val="31"/>
                      <w:rPr>
                        <w:rStyle w:val="32"/>
                        <w:rFonts w:ascii="Arial" w:hAnsi="Arial" w:eastAsia="宋体" w:cs="Arial"/>
                        <w:lang w:eastAsia="zh-CN"/>
                      </w:rPr>
                    </w:pPr>
                    <w:r>
                      <w:rPr>
                        <w:rStyle w:val="32"/>
                        <w:rFonts w:hint="eastAsia" w:ascii="Arial" w:hAnsi="Arial" w:eastAsia="宋体" w:cs="Arial"/>
                        <w:lang w:eastAsia="zh-CN"/>
                      </w:rPr>
                      <w:t>N/A</w:t>
                    </w:r>
                  </w:p>
                </w:sdtContent>
              </w:sdt>
              <w:p w14:paraId="402C914F">
                <w:pPr>
                  <w:pStyle w:val="31"/>
                  <w:rPr>
                    <w:rFonts w:ascii="Arial" w:hAnsi="Arial" w:cs="Arial"/>
                  </w:rPr>
                </w:pPr>
              </w:p>
            </w:tc>
          </w:sdtContent>
        </w:sdt>
      </w:tr>
    </w:tbl>
    <w:p w14:paraId="402C9151">
      <w:pPr>
        <w:pStyle w:val="31"/>
        <w:ind w:left="360" w:hanging="360"/>
        <w:rPr>
          <w:rFonts w:ascii="Arial" w:hAnsi="Arial" w:cs="Arial"/>
          <w:b/>
          <w:bCs/>
        </w:rPr>
      </w:pPr>
    </w:p>
    <w:p w14:paraId="402C9152">
      <w:pPr>
        <w:pStyle w:val="31"/>
        <w:rPr>
          <w:rFonts w:ascii="Arial" w:hAnsi="Arial" w:cs="Arial"/>
        </w:rPr>
      </w:pPr>
      <w:r>
        <w:rPr>
          <w:rFonts w:ascii="Arial" w:hAnsi="Arial" w:cs="Arial"/>
          <w:b/>
          <w:bCs/>
        </w:rPr>
        <w:t xml:space="preserve">10.10 Information/Biospecimen Retention: </w:t>
      </w:r>
      <w:r>
        <w:rPr>
          <w:rFonts w:ascii="Arial" w:hAnsi="Arial" w:cs="Arial"/>
        </w:rPr>
        <w:t>Indicate how long research information/biospecimens will be retained.</w:t>
      </w:r>
    </w:p>
    <w:p w14:paraId="402C9153">
      <w:pPr>
        <w:pStyle w:val="31"/>
        <w:ind w:left="270" w:hanging="270"/>
        <w:rPr>
          <w:rFonts w:ascii="Arial" w:hAnsi="Arial" w:cs="Arial"/>
        </w:rPr>
      </w:pPr>
      <w:sdt>
        <w:sdtPr>
          <w:rPr>
            <w:rFonts w:ascii="Arial" w:hAnsi="Arial" w:cs="Arial"/>
          </w:rPr>
          <w:id w:val="940874940"/>
          <w14:checkbox>
            <w14:checked w14:val="1"/>
            <w14:checkedState w14:val="2612" w14:font="MS Gothic"/>
            <w14:uncheckedState w14:val="2610" w14:font="MS Gothic"/>
          </w14:checkbox>
        </w:sdtPr>
        <w:sdtEndPr>
          <w:rPr>
            <w:rFonts w:ascii="Arial" w:hAnsi="Arial" w:cs="Arial"/>
          </w:rPr>
        </w:sdtEndPr>
        <w:sdtContent>
          <w:r>
            <w:rPr>
              <w:rFonts w:ascii="MS Gothic" w:hAnsi="MS Gothic" w:eastAsia="MS Gothic" w:cs="Segoe UI Symbol"/>
            </w:rPr>
            <w:t>☒</w:t>
          </w:r>
        </w:sdtContent>
      </w:sdt>
      <w:r>
        <w:rPr>
          <w:rFonts w:ascii="Arial" w:hAnsi="Arial" w:cs="Arial"/>
        </w:rPr>
        <w:t xml:space="preserve"> In accordance with UCOP policy, information/biospecimens will be retained for 10 years after the end of the calendar year in which the research is completed, unless otherwise specified in the award agreement.</w:t>
      </w:r>
    </w:p>
    <w:p w14:paraId="402C9154">
      <w:pPr>
        <w:pStyle w:val="31"/>
        <w:ind w:left="270" w:hanging="270"/>
        <w:rPr>
          <w:rFonts w:ascii="Arial" w:hAnsi="Arial" w:cs="Arial"/>
        </w:rPr>
      </w:pPr>
      <w:sdt>
        <w:sdtPr>
          <w:rPr>
            <w:rFonts w:ascii="Arial" w:hAnsi="Arial" w:cs="Arial"/>
          </w:rPr>
          <w:id w:val="-1309003078"/>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In addition, if the research involves the investigation of FDA regulated products, information/biospecimens will be retained for two years after an approved marketing application. If approval is not received, the information/biospecimens will be kept for 2 years after the investigation is discontinued and the FDA is notified per FDA sponsor requirements.</w:t>
      </w:r>
    </w:p>
    <w:p w14:paraId="402C9155">
      <w:pPr>
        <w:pStyle w:val="31"/>
        <w:ind w:left="270" w:hanging="270"/>
        <w:rPr>
          <w:rFonts w:ascii="Arial" w:hAnsi="Arial" w:cs="Arial"/>
        </w:rPr>
      </w:pPr>
      <w:sdt>
        <w:sdtPr>
          <w:rPr>
            <w:rFonts w:ascii="Arial" w:hAnsi="Arial" w:cs="Arial"/>
          </w:rPr>
          <w:id w:val="-616823371"/>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This research includes the potential for future secondary research using information/biospecimens which will be stored and maintained indefinitely.</w:t>
      </w:r>
    </w:p>
    <w:p w14:paraId="402C9156">
      <w:pPr>
        <w:pStyle w:val="31"/>
        <w:ind w:left="360" w:hanging="360"/>
        <w:rPr>
          <w:rFonts w:ascii="Arial" w:hAnsi="Arial" w:cs="Arial"/>
          <w:i/>
          <w:iCs/>
          <w:color w:val="C00000"/>
        </w:rPr>
      </w:pPr>
      <w:sdt>
        <w:sdtPr>
          <w:rPr>
            <w:rFonts w:ascii="Arial" w:hAnsi="Arial" w:cs="Arial"/>
          </w:rPr>
          <w:id w:val="1678543507"/>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Other, describe/explain.</w:t>
      </w:r>
    </w:p>
    <w:p w14:paraId="402C9157">
      <w:pPr>
        <w:pStyle w:val="31"/>
        <w:ind w:left="720" w:hanging="360"/>
        <w:rPr>
          <w:rFonts w:ascii="Arial" w:hAnsi="Arial" w:cs="Arial"/>
        </w:rPr>
      </w:pPr>
    </w:p>
    <w:tbl>
      <w:tblPr>
        <w:tblStyle w:val="14"/>
        <w:tblW w:w="10440" w:type="dxa"/>
        <w:tblCaption w:val="Answer Box"/>
        <w:tblDescription w:val="This space is provided for the answer to question 9.1."/>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732371274"/>
            <w:placeholder>
              <w:docPart w:val="D0BD7F52758A49A4BCEEA05B521D8CD5"/>
            </w:placeholder>
            <w:showingPlcHdr/>
          </w:sdtPr>
          <w:sdtEndPr>
            <w:rPr>
              <w:rStyle w:val="15"/>
              <w:rFonts w:ascii="Arial" w:hAnsi="Arial" w:cs="Arial"/>
            </w:rPr>
          </w:sdtEndPr>
          <w:sdtContent>
            <w:tc>
              <w:tcPr>
                <w:tcW w:w="10440" w:type="dxa"/>
                <w:tcBorders>
                  <w:top w:val="single" w:color="E8960C" w:sz="24" w:space="0"/>
                  <w:left w:val="single" w:color="E8960C" w:sz="24" w:space="0"/>
                  <w:bottom w:val="single" w:color="E8960C" w:sz="24" w:space="0"/>
                  <w:right w:val="single" w:color="E8960C" w:sz="24" w:space="0"/>
                </w:tcBorders>
                <w:vAlign w:val="center"/>
              </w:tcPr>
              <w:p w14:paraId="402C9158">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5A">
      <w:pPr>
        <w:pStyle w:val="39"/>
        <w:spacing w:before="0" w:beforeAutospacing="0" w:after="0" w:afterAutospacing="0"/>
        <w:rPr>
          <w:rStyle w:val="16"/>
          <w:rFonts w:ascii="Arial" w:hAnsi="Arial" w:cs="Arial"/>
          <w:color w:val="000000"/>
          <w:sz w:val="22"/>
          <w:szCs w:val="22"/>
        </w:rPr>
      </w:pPr>
    </w:p>
    <w:p w14:paraId="402C915B">
      <w:pPr>
        <w:pStyle w:val="24"/>
        <w:shd w:val="clear" w:color="auto" w:fill="255799"/>
        <w:spacing w:before="0" w:after="0"/>
        <w:rPr>
          <w:rFonts w:ascii="Arial" w:hAnsi="Arial" w:cs="Arial"/>
          <w:sz w:val="22"/>
          <w:szCs w:val="22"/>
        </w:rPr>
      </w:pPr>
      <w:r>
        <w:rPr>
          <w:rFonts w:ascii="Arial" w:hAnsi="Arial" w:cs="Arial"/>
          <w:sz w:val="22"/>
          <w:szCs w:val="22"/>
        </w:rPr>
        <w:t xml:space="preserve"> 11.  INFORMATION AND BIOSPECIMEN SHARING</w:t>
      </w:r>
    </w:p>
    <w:p w14:paraId="402C915C">
      <w:pPr>
        <w:pStyle w:val="31"/>
        <w:rPr>
          <w:rFonts w:ascii="Arial" w:hAnsi="Arial" w:cs="Arial"/>
          <w:b/>
          <w:bCs/>
        </w:rPr>
      </w:pPr>
    </w:p>
    <w:p w14:paraId="402C915D">
      <w:pPr>
        <w:rPr>
          <w:rFonts w:ascii="Arial" w:hAnsi="Arial" w:cs="Arial"/>
          <w:color w:val="C00000"/>
          <w:sz w:val="22"/>
          <w:szCs w:val="22"/>
        </w:rPr>
      </w:pPr>
      <w:sdt>
        <w:sdtPr>
          <w:rPr>
            <w:rFonts w:ascii="Arial" w:hAnsi="Arial" w:cs="Arial"/>
            <w:sz w:val="22"/>
            <w:szCs w:val="22"/>
          </w:rPr>
          <w:id w:val="1318843139"/>
          <w14:checkbox>
            <w14:checked w14:val="1"/>
            <w14:checkedState w14:val="2612" w14:font="MS Gothic"/>
            <w14:uncheckedState w14:val="2610" w14:font="MS Gothic"/>
          </w14:checkbox>
        </w:sdtPr>
        <w:sdtEndPr>
          <w:rPr>
            <w:rFonts w:ascii="Arial" w:hAnsi="Arial" w:cs="Arial"/>
            <w:sz w:val="22"/>
            <w:szCs w:val="22"/>
          </w:rPr>
        </w:sdtEndPr>
        <w:sdtContent>
          <w:r>
            <w:rPr>
              <w:rFonts w:ascii="MS Gothic" w:hAnsi="MS Gothic" w:eastAsia="MS Gothic" w:cs="Segoe UI Symbol"/>
              <w:sz w:val="22"/>
              <w:szCs w:val="22"/>
            </w:rPr>
            <w:t>☒</w:t>
          </w:r>
        </w:sdtContent>
      </w:sdt>
      <w:r>
        <w:rPr>
          <w:rFonts w:ascii="Arial" w:hAnsi="Arial" w:cs="Arial"/>
          <w:sz w:val="22"/>
          <w:szCs w:val="22"/>
        </w:rPr>
        <w:t xml:space="preserve"> </w:t>
      </w:r>
      <w:r>
        <w:rPr>
          <w:rFonts w:ascii="Arial" w:hAnsi="Arial" w:cs="Arial"/>
          <w:b/>
          <w:bCs/>
          <w:i/>
          <w:iCs/>
          <w:color w:val="595959" w:themeColor="text1" w:themeTint="A6"/>
          <w:sz w:val="22"/>
          <w:szCs w:val="22"/>
          <w14:textFill>
            <w14:solidFill>
              <w14:schemeClr w14:val="tx1">
                <w14:lumMod w14:val="65000"/>
                <w14:lumOff w14:val="35000"/>
              </w14:schemeClr>
            </w14:solidFill>
          </w14:textFill>
        </w:rPr>
        <w:t>This section is not applicable.</w:t>
      </w:r>
      <w:r>
        <w:rPr>
          <w:rFonts w:ascii="Arial" w:hAnsi="Arial" w:cs="Arial"/>
          <w:color w:val="595959" w:themeColor="text1" w:themeTint="A6"/>
          <w:sz w:val="22"/>
          <w:szCs w:val="22"/>
          <w14:textFill>
            <w14:solidFill>
              <w14:schemeClr w14:val="tx1">
                <w14:lumMod w14:val="65000"/>
                <w14:lumOff w14:val="35000"/>
              </w14:schemeClr>
            </w14:solidFill>
          </w14:textFill>
        </w:rPr>
        <w:t xml:space="preserve"> </w:t>
      </w:r>
    </w:p>
    <w:p w14:paraId="402C915E">
      <w:pPr>
        <w:pStyle w:val="31"/>
        <w:rPr>
          <w:rFonts w:ascii="Arial" w:hAnsi="Arial" w:cs="Arial"/>
          <w:b/>
          <w:bCs/>
        </w:rPr>
      </w:pPr>
    </w:p>
    <w:p w14:paraId="402C915F">
      <w:pPr>
        <w:pStyle w:val="31"/>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All appropriate data use and/or materials transfer agreements will be finalized before sharing.</w:t>
      </w:r>
    </w:p>
    <w:p w14:paraId="402C9160">
      <w:pPr>
        <w:numPr>
          <w:ilvl w:val="0"/>
          <w:numId w:val="36"/>
        </w:numPr>
        <w:shd w:val="clear" w:color="auto" w:fill="FFFFFF"/>
        <w:ind w:left="810"/>
        <w:rPr>
          <w:rFonts w:ascii="Arial" w:hAnsi="Arial" w:cs="Arial"/>
          <w:spacing w:val="2"/>
          <w:sz w:val="22"/>
          <w:szCs w:val="22"/>
        </w:rPr>
      </w:pPr>
      <w:r>
        <w:rPr>
          <w:rStyle w:val="16"/>
          <w:rFonts w:ascii="Arial" w:hAnsi="Arial" w:cs="Arial"/>
          <w:b w:val="0"/>
          <w:bCs w:val="0"/>
          <w:spacing w:val="2"/>
          <w:sz w:val="22"/>
          <w:szCs w:val="22"/>
        </w:rPr>
        <w:t xml:space="preserve">When transferring </w:t>
      </w:r>
      <w:r>
        <w:rPr>
          <w:rStyle w:val="16"/>
          <w:rFonts w:ascii="Arial" w:hAnsi="Arial" w:cs="Arial"/>
          <w:b w:val="0"/>
          <w:bCs w:val="0"/>
          <w:color w:val="000000" w:themeColor="text1"/>
          <w:spacing w:val="2"/>
          <w:sz w:val="22"/>
          <w:szCs w:val="22"/>
          <w:u w:val="single"/>
          <w14:textFill>
            <w14:solidFill>
              <w14:schemeClr w14:val="tx1"/>
            </w14:solidFill>
          </w14:textFill>
        </w:rPr>
        <w:t>data to a non-profit</w:t>
      </w:r>
      <w:r>
        <w:rPr>
          <w:rStyle w:val="16"/>
          <w:rFonts w:ascii="Arial" w:hAnsi="Arial" w:cs="Arial"/>
          <w:b w:val="0"/>
          <w:bCs w:val="0"/>
          <w:color w:val="000000" w:themeColor="text1"/>
          <w:spacing w:val="2"/>
          <w:sz w:val="22"/>
          <w:szCs w:val="22"/>
          <w14:textFill>
            <w14:solidFill>
              <w14:schemeClr w14:val="tx1"/>
            </w14:solidFill>
          </w14:textFill>
        </w:rPr>
        <w:t xml:space="preserve">, </w:t>
      </w:r>
      <w:r>
        <w:rPr>
          <w:rStyle w:val="16"/>
          <w:rFonts w:ascii="Arial" w:hAnsi="Arial" w:cs="Arial"/>
          <w:b w:val="0"/>
          <w:bCs w:val="0"/>
          <w:spacing w:val="2"/>
          <w:sz w:val="22"/>
          <w:szCs w:val="22"/>
        </w:rPr>
        <w:t xml:space="preserve">contact </w:t>
      </w:r>
      <w:r>
        <w:rPr>
          <w:rStyle w:val="16"/>
          <w:rFonts w:ascii="Arial" w:hAnsi="Arial" w:cs="Arial"/>
          <w:b w:val="0"/>
          <w:bCs w:val="0"/>
          <w:color w:val="212529"/>
          <w:spacing w:val="2"/>
          <w:sz w:val="22"/>
          <w:szCs w:val="22"/>
        </w:rPr>
        <w:t>Wanda Seang, Ancillary Agreements Officer,</w:t>
      </w:r>
      <w:r>
        <w:rPr>
          <w:rStyle w:val="16"/>
          <w:rFonts w:ascii="Arial" w:hAnsi="Arial" w:cs="Arial"/>
          <w:b w:val="0"/>
          <w:bCs w:val="0"/>
          <w:spacing w:val="2"/>
          <w:sz w:val="22"/>
          <w:szCs w:val="22"/>
        </w:rPr>
        <w:t xml:space="preserve"> at </w:t>
      </w:r>
      <w:r>
        <w:fldChar w:fldCharType="begin"/>
      </w:r>
      <w:r>
        <w:instrText xml:space="preserve"> HYPERLINK "mailto:wandas@uci.edu" </w:instrText>
      </w:r>
      <w:r>
        <w:fldChar w:fldCharType="separate"/>
      </w:r>
      <w:r>
        <w:rPr>
          <w:rStyle w:val="16"/>
          <w:rFonts w:ascii="Arial" w:hAnsi="Arial" w:cs="Arial"/>
          <w:b w:val="0"/>
          <w:bCs w:val="0"/>
          <w:color w:val="0066CC"/>
          <w:spacing w:val="2"/>
          <w:sz w:val="22"/>
          <w:szCs w:val="22"/>
        </w:rPr>
        <w:t>wandas@uci.edu</w:t>
      </w:r>
      <w:r>
        <w:rPr>
          <w:rStyle w:val="16"/>
          <w:rFonts w:ascii="Arial" w:hAnsi="Arial" w:cs="Arial"/>
          <w:b w:val="0"/>
          <w:bCs w:val="0"/>
          <w:color w:val="0066CC"/>
          <w:spacing w:val="2"/>
          <w:sz w:val="22"/>
          <w:szCs w:val="22"/>
        </w:rPr>
        <w:fldChar w:fldCharType="end"/>
      </w:r>
      <w:r>
        <w:rPr>
          <w:rStyle w:val="16"/>
          <w:rFonts w:ascii="Arial" w:hAnsi="Arial" w:cs="Arial"/>
          <w:b w:val="0"/>
          <w:bCs w:val="0"/>
          <w:spacing w:val="2"/>
          <w:sz w:val="22"/>
          <w:szCs w:val="22"/>
        </w:rPr>
        <w:t>.</w:t>
      </w:r>
    </w:p>
    <w:p w14:paraId="402C9161">
      <w:pPr>
        <w:numPr>
          <w:ilvl w:val="0"/>
          <w:numId w:val="36"/>
        </w:numPr>
        <w:shd w:val="clear" w:color="auto" w:fill="FFFFFF"/>
        <w:ind w:left="810"/>
        <w:rPr>
          <w:rFonts w:ascii="Arial" w:hAnsi="Arial" w:cs="Arial"/>
          <w:spacing w:val="2"/>
          <w:sz w:val="22"/>
          <w:szCs w:val="22"/>
        </w:rPr>
      </w:pPr>
      <w:r>
        <w:rPr>
          <w:rStyle w:val="16"/>
          <w:rFonts w:ascii="Arial" w:hAnsi="Arial" w:cs="Arial"/>
          <w:b w:val="0"/>
          <w:bCs w:val="0"/>
          <w:spacing w:val="2"/>
          <w:sz w:val="22"/>
          <w:szCs w:val="22"/>
        </w:rPr>
        <w:t xml:space="preserve">When transferring </w:t>
      </w:r>
      <w:r>
        <w:rPr>
          <w:rStyle w:val="16"/>
          <w:rFonts w:ascii="Arial" w:hAnsi="Arial" w:cs="Arial"/>
          <w:b w:val="0"/>
          <w:bCs w:val="0"/>
          <w:color w:val="000000" w:themeColor="text1"/>
          <w:spacing w:val="2"/>
          <w:sz w:val="22"/>
          <w:szCs w:val="22"/>
          <w:u w:val="single"/>
          <w14:textFill>
            <w14:solidFill>
              <w14:schemeClr w14:val="tx1"/>
            </w14:solidFill>
          </w14:textFill>
        </w:rPr>
        <w:t>data to a for profit entity for clinical research</w:t>
      </w:r>
      <w:r>
        <w:rPr>
          <w:rStyle w:val="16"/>
          <w:rFonts w:ascii="Arial" w:hAnsi="Arial" w:cs="Arial"/>
          <w:b w:val="0"/>
          <w:bCs w:val="0"/>
          <w:spacing w:val="2"/>
          <w:sz w:val="22"/>
          <w:szCs w:val="22"/>
        </w:rPr>
        <w:t xml:space="preserve">, contact </w:t>
      </w:r>
      <w:r>
        <w:fldChar w:fldCharType="begin"/>
      </w:r>
      <w:r>
        <w:instrText xml:space="preserve"> HYPERLINK "mailto:or-ctcontracts@uci.edu" </w:instrText>
      </w:r>
      <w:r>
        <w:fldChar w:fldCharType="separate"/>
      </w:r>
      <w:r>
        <w:rPr>
          <w:rStyle w:val="16"/>
          <w:rFonts w:ascii="Arial" w:hAnsi="Arial" w:cs="Arial"/>
          <w:b w:val="0"/>
          <w:bCs w:val="0"/>
          <w:color w:val="0066CC"/>
          <w:spacing w:val="2"/>
          <w:sz w:val="22"/>
          <w:szCs w:val="22"/>
        </w:rPr>
        <w:t>or-ctcontracts@uci.edu</w:t>
      </w:r>
      <w:r>
        <w:rPr>
          <w:rStyle w:val="16"/>
          <w:rFonts w:ascii="Arial" w:hAnsi="Arial" w:cs="Arial"/>
          <w:b w:val="0"/>
          <w:bCs w:val="0"/>
          <w:color w:val="0066CC"/>
          <w:spacing w:val="2"/>
          <w:sz w:val="22"/>
          <w:szCs w:val="22"/>
        </w:rPr>
        <w:fldChar w:fldCharType="end"/>
      </w:r>
      <w:r>
        <w:rPr>
          <w:rStyle w:val="16"/>
          <w:rFonts w:ascii="Arial" w:hAnsi="Arial" w:cs="Arial"/>
          <w:b w:val="0"/>
          <w:bCs w:val="0"/>
          <w:spacing w:val="2"/>
          <w:sz w:val="22"/>
          <w:szCs w:val="22"/>
        </w:rPr>
        <w:t>.</w:t>
      </w:r>
    </w:p>
    <w:p w14:paraId="402C9162">
      <w:pPr>
        <w:numPr>
          <w:ilvl w:val="0"/>
          <w:numId w:val="36"/>
        </w:numPr>
        <w:shd w:val="clear" w:color="auto" w:fill="FFFFFF"/>
        <w:ind w:left="810"/>
        <w:rPr>
          <w:rFonts w:ascii="Arial" w:hAnsi="Arial" w:cs="Arial"/>
          <w:spacing w:val="2"/>
          <w:sz w:val="22"/>
          <w:szCs w:val="22"/>
        </w:rPr>
      </w:pPr>
      <w:r>
        <w:rPr>
          <w:rStyle w:val="16"/>
          <w:rFonts w:ascii="Arial" w:hAnsi="Arial" w:cs="Arial"/>
          <w:b w:val="0"/>
          <w:bCs w:val="0"/>
          <w:spacing w:val="2"/>
          <w:sz w:val="22"/>
          <w:szCs w:val="22"/>
        </w:rPr>
        <w:t xml:space="preserve">When transferring </w:t>
      </w:r>
      <w:r>
        <w:rPr>
          <w:rStyle w:val="16"/>
          <w:rFonts w:ascii="Arial" w:hAnsi="Arial" w:cs="Arial"/>
          <w:b w:val="0"/>
          <w:bCs w:val="0"/>
          <w:color w:val="000000" w:themeColor="text1"/>
          <w:spacing w:val="2"/>
          <w:sz w:val="22"/>
          <w:szCs w:val="22"/>
          <w:u w:val="single"/>
          <w14:textFill>
            <w14:solidFill>
              <w14:schemeClr w14:val="tx1"/>
            </w14:solidFill>
          </w14:textFill>
        </w:rPr>
        <w:t>data to a for-profit</w:t>
      </w:r>
      <w:r>
        <w:rPr>
          <w:rStyle w:val="16"/>
          <w:rFonts w:ascii="Arial" w:hAnsi="Arial" w:cs="Arial"/>
          <w:b w:val="0"/>
          <w:bCs w:val="0"/>
          <w:spacing w:val="2"/>
          <w:sz w:val="22"/>
          <w:szCs w:val="22"/>
        </w:rPr>
        <w:t xml:space="preserve">, contact the </w:t>
      </w:r>
      <w:r>
        <w:fldChar w:fldCharType="begin"/>
      </w:r>
      <w:r>
        <w:instrText xml:space="preserve"> HYPERLINK "https://innovation.uci.edu/about-uci-beall-applied-innovation/" \l "team" \t "_blank" </w:instrText>
      </w:r>
      <w:r>
        <w:fldChar w:fldCharType="separate"/>
      </w:r>
      <w:r>
        <w:rPr>
          <w:rStyle w:val="16"/>
          <w:rFonts w:ascii="Arial" w:hAnsi="Arial" w:cs="Arial"/>
          <w:b w:val="0"/>
          <w:bCs w:val="0"/>
          <w:color w:val="0066CC"/>
          <w:spacing w:val="2"/>
          <w:sz w:val="22"/>
          <w:szCs w:val="22"/>
        </w:rPr>
        <w:t>Industry Contract Officer</w:t>
      </w:r>
      <w:r>
        <w:rPr>
          <w:rStyle w:val="16"/>
          <w:rFonts w:ascii="Arial" w:hAnsi="Arial" w:cs="Arial"/>
          <w:b w:val="0"/>
          <w:bCs w:val="0"/>
          <w:color w:val="0066CC"/>
          <w:spacing w:val="2"/>
          <w:sz w:val="22"/>
          <w:szCs w:val="22"/>
        </w:rPr>
        <w:fldChar w:fldCharType="end"/>
      </w:r>
      <w:r>
        <w:rPr>
          <w:rStyle w:val="16"/>
          <w:rFonts w:ascii="Arial" w:hAnsi="Arial" w:cs="Arial"/>
          <w:b w:val="0"/>
          <w:bCs w:val="0"/>
          <w:spacing w:val="2"/>
          <w:sz w:val="22"/>
          <w:szCs w:val="22"/>
        </w:rPr>
        <w:t xml:space="preserve"> assigned to your department.</w:t>
      </w:r>
    </w:p>
    <w:p w14:paraId="402C9163">
      <w:pPr>
        <w:numPr>
          <w:ilvl w:val="0"/>
          <w:numId w:val="36"/>
        </w:numPr>
        <w:shd w:val="clear" w:color="auto" w:fill="FFFFFF"/>
        <w:ind w:left="810"/>
        <w:rPr>
          <w:rFonts w:ascii="Arial" w:hAnsi="Arial" w:cs="Arial"/>
          <w:spacing w:val="2"/>
          <w:sz w:val="22"/>
          <w:szCs w:val="22"/>
        </w:rPr>
      </w:pPr>
      <w:r>
        <w:rPr>
          <w:rStyle w:val="16"/>
          <w:rFonts w:ascii="Arial" w:hAnsi="Arial" w:cs="Arial"/>
          <w:b w:val="0"/>
          <w:bCs w:val="0"/>
          <w:spacing w:val="2"/>
          <w:sz w:val="22"/>
          <w:szCs w:val="22"/>
        </w:rPr>
        <w:t xml:space="preserve">When transferring </w:t>
      </w:r>
      <w:r>
        <w:rPr>
          <w:rStyle w:val="16"/>
          <w:rFonts w:ascii="Arial" w:hAnsi="Arial" w:cs="Arial"/>
          <w:b w:val="0"/>
          <w:bCs w:val="0"/>
          <w:color w:val="000000" w:themeColor="text1"/>
          <w:spacing w:val="2"/>
          <w:sz w:val="22"/>
          <w:szCs w:val="22"/>
          <w:u w:val="single"/>
          <w14:textFill>
            <w14:solidFill>
              <w14:schemeClr w14:val="tx1"/>
            </w14:solidFill>
          </w14:textFill>
        </w:rPr>
        <w:t xml:space="preserve">tangible research material </w:t>
      </w:r>
      <w:r>
        <w:rPr>
          <w:rStyle w:val="16"/>
          <w:rFonts w:ascii="Arial" w:hAnsi="Arial" w:cs="Arial"/>
          <w:b w:val="0"/>
          <w:bCs w:val="0"/>
          <w:spacing w:val="2"/>
          <w:sz w:val="22"/>
          <w:szCs w:val="22"/>
          <w:u w:val="single"/>
        </w:rPr>
        <w:t>to an organization</w:t>
      </w:r>
      <w:r>
        <w:rPr>
          <w:rStyle w:val="16"/>
          <w:rFonts w:ascii="Arial" w:hAnsi="Arial" w:cs="Arial"/>
          <w:b w:val="0"/>
          <w:bCs w:val="0"/>
          <w:spacing w:val="2"/>
          <w:sz w:val="22"/>
          <w:szCs w:val="22"/>
        </w:rPr>
        <w:t xml:space="preserve">, contact </w:t>
      </w:r>
      <w:r>
        <w:fldChar w:fldCharType="begin"/>
      </w:r>
      <w:r>
        <w:instrText xml:space="preserve"> HYPERLINK "mailto:MaterialTransfer@uci.edu" </w:instrText>
      </w:r>
      <w:r>
        <w:fldChar w:fldCharType="separate"/>
      </w:r>
      <w:r>
        <w:rPr>
          <w:rStyle w:val="16"/>
          <w:rFonts w:ascii="Arial" w:hAnsi="Arial" w:cs="Arial"/>
          <w:b w:val="0"/>
          <w:bCs w:val="0"/>
          <w:color w:val="0066CC"/>
          <w:spacing w:val="2"/>
          <w:sz w:val="22"/>
          <w:szCs w:val="22"/>
        </w:rPr>
        <w:t>MaterialTransfer@uci.edu</w:t>
      </w:r>
      <w:r>
        <w:rPr>
          <w:rStyle w:val="16"/>
          <w:rFonts w:ascii="Arial" w:hAnsi="Arial" w:cs="Arial"/>
          <w:b w:val="0"/>
          <w:bCs w:val="0"/>
          <w:color w:val="0066CC"/>
          <w:spacing w:val="2"/>
          <w:sz w:val="22"/>
          <w:szCs w:val="22"/>
        </w:rPr>
        <w:fldChar w:fldCharType="end"/>
      </w:r>
      <w:r>
        <w:rPr>
          <w:rStyle w:val="16"/>
          <w:rFonts w:ascii="Arial" w:hAnsi="Arial" w:cs="Arial"/>
          <w:b w:val="0"/>
          <w:bCs w:val="0"/>
          <w:spacing w:val="2"/>
          <w:sz w:val="22"/>
          <w:szCs w:val="22"/>
        </w:rPr>
        <w:t>.</w:t>
      </w:r>
    </w:p>
    <w:p w14:paraId="402C9164">
      <w:pPr>
        <w:pStyle w:val="31"/>
        <w:rPr>
          <w:rFonts w:ascii="Arial" w:hAnsi="Arial" w:cs="Arial"/>
          <w:b/>
          <w:bCs/>
        </w:rPr>
      </w:pPr>
    </w:p>
    <w:p w14:paraId="402C9165">
      <w:pPr>
        <w:pStyle w:val="31"/>
        <w:rPr>
          <w:rStyle w:val="16"/>
          <w:rFonts w:ascii="Arial" w:hAnsi="Arial" w:cs="Arial"/>
          <w:color w:val="000000"/>
        </w:rPr>
      </w:pPr>
      <w:r>
        <w:rPr>
          <w:rStyle w:val="16"/>
          <w:rFonts w:ascii="Arial" w:hAnsi="Arial" w:cs="Arial"/>
          <w:color w:val="000000"/>
        </w:rPr>
        <w:t xml:space="preserve">11.1 Return of Results: </w:t>
      </w:r>
    </w:p>
    <w:p w14:paraId="402C9166">
      <w:pPr>
        <w:pStyle w:val="31"/>
        <w:numPr>
          <w:ilvl w:val="2"/>
          <w:numId w:val="37"/>
        </w:numPr>
        <w:ind w:left="900" w:hanging="900"/>
        <w:rPr>
          <w:rFonts w:ascii="Arial" w:hAnsi="Arial" w:cs="Arial"/>
          <w:b/>
          <w:bCs/>
          <w:color w:val="000000"/>
        </w:rPr>
      </w:pPr>
      <w:r>
        <w:rPr>
          <w:rFonts w:ascii="Arial" w:hAnsi="Arial" w:cs="Arial"/>
        </w:rPr>
        <w:t xml:space="preserve">Describe any clinically actionable results that are anticipated and explain which results, if any, could be urgent (i.e. because they pose life-threatening or severe health consequences if not treated or addressed quickly) and the plan for providing individual results to participants or others (e.g., primary care physician). </w:t>
      </w:r>
    </w:p>
    <w:p w14:paraId="402C9167">
      <w:pPr>
        <w:pStyle w:val="31"/>
        <w:numPr>
          <w:ilvl w:val="3"/>
          <w:numId w:val="37"/>
        </w:numPr>
        <w:ind w:left="1980" w:hanging="1080"/>
        <w:rPr>
          <w:rFonts w:ascii="Arial" w:hAnsi="Arial" w:cs="Arial"/>
          <w:b/>
          <w:bCs/>
          <w:color w:val="000000"/>
        </w:rPr>
      </w:pPr>
      <w:r>
        <w:rPr>
          <w:rFonts w:ascii="Arial" w:hAnsi="Arial" w:cs="Arial"/>
        </w:rPr>
        <w:t>Describe the validity and reliability of any results that will be offered to participants (e.g., tests are processed in a Clinical Laboratory Improvement Amendment (CLIA) approved lab). If a CLIA approved lab is not being used the test results cannot be used for medical treatment.</w:t>
      </w:r>
    </w:p>
    <w:p w14:paraId="402C9168">
      <w:pPr>
        <w:pStyle w:val="31"/>
        <w:numPr>
          <w:ilvl w:val="2"/>
          <w:numId w:val="37"/>
        </w:numPr>
        <w:ind w:left="900" w:hanging="900"/>
        <w:rPr>
          <w:rFonts w:ascii="Arial" w:hAnsi="Arial" w:cs="Arial"/>
          <w:b/>
          <w:bCs/>
          <w:color w:val="000000"/>
        </w:rPr>
      </w:pPr>
      <w:r>
        <w:rPr>
          <w:rFonts w:ascii="Arial" w:hAnsi="Arial" w:cs="Arial"/>
        </w:rPr>
        <w:t xml:space="preserve">If applicable, plan for offering participants any induvial results that are </w:t>
      </w:r>
      <w:r>
        <w:rPr>
          <w:rFonts w:ascii="Arial" w:hAnsi="Arial" w:cs="Arial"/>
          <w:u w:val="single"/>
        </w:rPr>
        <w:t>not</w:t>
      </w:r>
      <w:r>
        <w:rPr>
          <w:rFonts w:ascii="Arial" w:hAnsi="Arial" w:cs="Arial"/>
        </w:rPr>
        <w:t xml:space="preserve"> clinically actionable.</w:t>
      </w:r>
    </w:p>
    <w:p w14:paraId="402C9169">
      <w:pPr>
        <w:pStyle w:val="31"/>
        <w:numPr>
          <w:ilvl w:val="2"/>
          <w:numId w:val="37"/>
        </w:numPr>
        <w:ind w:left="900" w:hanging="900"/>
        <w:rPr>
          <w:rFonts w:ascii="Arial" w:hAnsi="Arial" w:cs="Arial"/>
          <w:b/>
          <w:bCs/>
          <w:color w:val="000000"/>
        </w:rPr>
      </w:pPr>
      <w:r>
        <w:rPr>
          <w:rFonts w:ascii="Arial" w:hAnsi="Arial" w:cs="Arial"/>
        </w:rPr>
        <w:t>Describe the process for communicating results to participants and facilitating understanding of the results. In the description, include who will approach the participant regarding the offer of results, who will communicate the result (if different), the circumstances, timing, and communication methods that will be used.</w:t>
      </w:r>
    </w:p>
    <w:p w14:paraId="402C916A">
      <w:pPr>
        <w:pStyle w:val="31"/>
        <w:numPr>
          <w:ilvl w:val="2"/>
          <w:numId w:val="37"/>
        </w:numPr>
        <w:ind w:left="900" w:hanging="900"/>
        <w:rPr>
          <w:rFonts w:ascii="Arial" w:hAnsi="Arial" w:cs="Arial"/>
          <w:b/>
          <w:bCs/>
          <w:color w:val="000000"/>
        </w:rPr>
      </w:pPr>
      <w:r>
        <w:rPr>
          <w:rFonts w:ascii="Arial" w:hAnsi="Arial" w:cs="Arial"/>
        </w:rPr>
        <w:t>Describe any plans to share results with family members (e.g. in the event a participant becomes incapacitated or deceased and the results could impact the participant or other blood relatives).</w:t>
      </w:r>
    </w:p>
    <w:p w14:paraId="402C916B">
      <w:pPr>
        <w:pStyle w:val="31"/>
        <w:numPr>
          <w:ilvl w:val="2"/>
          <w:numId w:val="37"/>
        </w:numPr>
        <w:ind w:left="900" w:hanging="900"/>
        <w:rPr>
          <w:rFonts w:ascii="Arial" w:hAnsi="Arial" w:cs="Arial"/>
          <w:b/>
          <w:bCs/>
          <w:color w:val="000000"/>
        </w:rPr>
      </w:pPr>
      <w:r>
        <w:rPr>
          <w:rFonts w:ascii="Arial" w:hAnsi="Arial" w:cs="Arial"/>
        </w:rPr>
        <w:t>If applicable, describe the plan to share overall study results with participants.</w:t>
      </w:r>
    </w:p>
    <w:p w14:paraId="402C916C">
      <w:pPr>
        <w:pStyle w:val="31"/>
        <w:ind w:left="720"/>
        <w:rPr>
          <w:rFonts w:ascii="Arial" w:hAnsi="Arial" w:cs="Arial"/>
        </w:rPr>
      </w:pPr>
    </w:p>
    <w:tbl>
      <w:tblPr>
        <w:tblStyle w:val="14"/>
        <w:tblW w:w="10800" w:type="dxa"/>
        <w:tblCaption w:val="Answer Box"/>
        <w:tblDescription w:val="This space is provided for the answer to question 11.2."/>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710534772"/>
            <w:placeholder>
              <w:docPart w:val="BB95694B2CC8414689A745CCD05DFC31"/>
            </w:placeholder>
          </w:sdtPr>
          <w:sdtEndPr>
            <w:rPr>
              <w:rStyle w:val="15"/>
              <w:rFonts w:ascii="Arial" w:hAnsi="Arial" w:cs="Arial"/>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916D">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6F">
      <w:pPr>
        <w:rPr>
          <w:rFonts w:ascii="Arial" w:hAnsi="Arial" w:cs="Arial"/>
          <w:sz w:val="22"/>
          <w:szCs w:val="22"/>
        </w:rPr>
      </w:pPr>
    </w:p>
    <w:p w14:paraId="402C9170">
      <w:pPr>
        <w:pStyle w:val="31"/>
        <w:rPr>
          <w:rFonts w:ascii="Arial" w:hAnsi="Arial" w:cs="Arial"/>
        </w:rPr>
      </w:pPr>
      <w:r>
        <w:rPr>
          <w:rFonts w:ascii="Arial" w:hAnsi="Arial" w:cs="Arial"/>
          <w:b/>
          <w:bCs/>
        </w:rPr>
        <w:t xml:space="preserve">11.2 Multi-Site/Center Information Sharing: </w:t>
      </w:r>
      <w:r>
        <w:rPr>
          <w:rFonts w:ascii="Arial" w:hAnsi="Arial" w:cs="Arial"/>
        </w:rPr>
        <w:t>Indicate what</w:t>
      </w:r>
      <w:r>
        <w:rPr>
          <w:rFonts w:ascii="Arial" w:hAnsi="Arial" w:cs="Arial"/>
          <w:b/>
          <w:bCs/>
        </w:rPr>
        <w:t xml:space="preserve"> </w:t>
      </w:r>
      <w:r>
        <w:rPr>
          <w:rFonts w:ascii="Arial" w:hAnsi="Arial" w:cs="Arial"/>
        </w:rPr>
        <w:t>information relevant to the protection of human participants will be recorded and shared between the participating sites. Select all that apply.</w:t>
      </w:r>
    </w:p>
    <w:p w14:paraId="402C9171">
      <w:pPr>
        <w:pStyle w:val="31"/>
        <w:rPr>
          <w:rFonts w:ascii="Arial" w:hAnsi="Arial" w:cs="Arial"/>
        </w:rPr>
      </w:pPr>
      <w:sdt>
        <w:sdtPr>
          <w:rPr>
            <w:rFonts w:ascii="Arial" w:hAnsi="Arial" w:cs="Arial"/>
          </w:rPr>
          <w:id w:val="-2055611076"/>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w:t>
      </w:r>
      <w:r>
        <w:rPr>
          <w:rFonts w:ascii="Arial" w:hAnsi="Arial" w:cs="Arial"/>
          <w:shd w:val="clear" w:color="auto" w:fill="FFFFFF"/>
        </w:rPr>
        <w:t>Not applicable</w:t>
      </w:r>
    </w:p>
    <w:tbl>
      <w:tblPr>
        <w:tblStyle w:val="14"/>
        <w:tblW w:w="0" w:type="auto"/>
        <w:tblCaption w:val="Answer Box"/>
        <w:tblDescription w:val="This space is provided for the answer to question 5.1."/>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3600"/>
        <w:gridCol w:w="4230"/>
      </w:tblGrid>
      <w:tr w14:paraId="402C9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1" w:hRule="atLeast"/>
        </w:trPr>
        <w:tc>
          <w:tcPr>
            <w:tcW w:w="2880" w:type="dxa"/>
          </w:tcPr>
          <w:p w14:paraId="402C9172">
            <w:pPr>
              <w:ind w:left="255" w:hanging="255"/>
              <w:rPr>
                <w:rFonts w:ascii="Arial" w:hAnsi="Arial" w:cs="Arial"/>
                <w:sz w:val="22"/>
                <w:szCs w:val="22"/>
              </w:rPr>
            </w:pPr>
            <w:sdt>
              <w:sdtPr>
                <w:rPr>
                  <w:rFonts w:ascii="Arial" w:hAnsi="Arial" w:cs="Arial"/>
                  <w:sz w:val="22"/>
                  <w:szCs w:val="22"/>
                </w:rPr>
                <w:id w:val="-165421076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Information and Safety Monitoring</w:t>
            </w:r>
          </w:p>
          <w:p w14:paraId="402C9173">
            <w:pPr>
              <w:rPr>
                <w:rFonts w:ascii="Arial" w:hAnsi="Arial" w:cs="Arial"/>
                <w:sz w:val="22"/>
                <w:szCs w:val="22"/>
              </w:rPr>
            </w:pPr>
            <w:sdt>
              <w:sdtPr>
                <w:rPr>
                  <w:rFonts w:ascii="Arial" w:hAnsi="Arial" w:cs="Arial"/>
                  <w:sz w:val="22"/>
                  <w:szCs w:val="22"/>
                </w:rPr>
                <w:id w:val="-270707283"/>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Interim Findings</w:t>
            </w:r>
          </w:p>
          <w:p w14:paraId="402C9174">
            <w:pPr>
              <w:rPr>
                <w:rFonts w:ascii="Arial" w:hAnsi="Arial" w:cs="Arial"/>
                <w:sz w:val="22"/>
                <w:szCs w:val="22"/>
              </w:rPr>
            </w:pPr>
          </w:p>
        </w:tc>
        <w:tc>
          <w:tcPr>
            <w:tcW w:w="3600" w:type="dxa"/>
          </w:tcPr>
          <w:p w14:paraId="402C9175">
            <w:pPr>
              <w:rPr>
                <w:rFonts w:ascii="Arial" w:hAnsi="Arial" w:cs="Arial"/>
                <w:sz w:val="22"/>
                <w:szCs w:val="22"/>
              </w:rPr>
            </w:pPr>
            <w:sdt>
              <w:sdtPr>
                <w:rPr>
                  <w:rFonts w:ascii="Arial" w:hAnsi="Arial" w:cs="Arial"/>
                  <w:sz w:val="22"/>
                  <w:szCs w:val="22"/>
                </w:rPr>
                <w:id w:val="-241652006"/>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Adverse Events</w:t>
            </w:r>
          </w:p>
          <w:p w14:paraId="402C9176">
            <w:pPr>
              <w:ind w:left="282" w:hanging="270"/>
              <w:rPr>
                <w:rFonts w:ascii="Arial" w:hAnsi="Arial" w:cs="Arial"/>
                <w:sz w:val="22"/>
                <w:szCs w:val="22"/>
              </w:rPr>
            </w:pPr>
            <w:sdt>
              <w:sdtPr>
                <w:rPr>
                  <w:rFonts w:ascii="Arial" w:hAnsi="Arial" w:cs="Arial"/>
                  <w:sz w:val="22"/>
                  <w:szCs w:val="22"/>
                </w:rPr>
                <w:id w:val="102999458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Unanticipated Problems to Participants or Others</w:t>
            </w:r>
          </w:p>
          <w:p w14:paraId="402C9177">
            <w:pPr>
              <w:rPr>
                <w:rFonts w:ascii="Arial" w:hAnsi="Arial" w:cs="Arial"/>
                <w:sz w:val="22"/>
                <w:szCs w:val="22"/>
              </w:rPr>
            </w:pPr>
          </w:p>
        </w:tc>
        <w:tc>
          <w:tcPr>
            <w:tcW w:w="4230" w:type="dxa"/>
          </w:tcPr>
          <w:p w14:paraId="402C9178">
            <w:pPr>
              <w:ind w:left="319" w:hanging="270"/>
              <w:rPr>
                <w:rFonts w:ascii="Arial" w:hAnsi="Arial" w:cs="Arial"/>
                <w:sz w:val="22"/>
                <w:szCs w:val="22"/>
              </w:rPr>
            </w:pPr>
            <w:sdt>
              <w:sdtPr>
                <w:rPr>
                  <w:rFonts w:ascii="Arial" w:hAnsi="Arial" w:cs="Arial"/>
                  <w:sz w:val="22"/>
                  <w:szCs w:val="22"/>
                </w:rPr>
                <w:id w:val="1184550481"/>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Modifications/amendments to the protocol or consent document(s)</w:t>
            </w:r>
          </w:p>
          <w:p w14:paraId="402C9179">
            <w:pPr>
              <w:ind w:left="319" w:hanging="270"/>
              <w:rPr>
                <w:rFonts w:ascii="Arial" w:hAnsi="Arial" w:cs="Arial"/>
                <w:sz w:val="22"/>
                <w:szCs w:val="22"/>
                <w:shd w:val="clear" w:color="auto" w:fill="FFFFFF"/>
              </w:rPr>
            </w:pPr>
            <w:sdt>
              <w:sdtPr>
                <w:rPr>
                  <w:rFonts w:ascii="Arial" w:hAnsi="Arial" w:cs="Arial"/>
                  <w:sz w:val="22"/>
                  <w:szCs w:val="22"/>
                </w:rPr>
                <w:id w:val="176272516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 xml:space="preserve">Other information that may impact risks to subjects or others, describe/explain. </w:t>
            </w:r>
          </w:p>
        </w:tc>
      </w:tr>
    </w:tbl>
    <w:p w14:paraId="402C917B">
      <w:pPr>
        <w:pStyle w:val="31"/>
        <w:rPr>
          <w:rFonts w:ascii="Arial" w:hAnsi="Arial" w:cs="Arial"/>
          <w:b/>
          <w:bCs/>
        </w:rPr>
      </w:pPr>
    </w:p>
    <w:tbl>
      <w:tblPr>
        <w:tblStyle w:val="14"/>
        <w:tblW w:w="0" w:type="auto"/>
        <w:tblCaption w:val="Answer Box"/>
        <w:tblDescription w:val="This space is provided for the answer to question 5.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szCs w:val="22"/>
            </w:rPr>
            <w:id w:val="-598020"/>
            <w:placeholder>
              <w:docPart w:val="8EB6686837F52C488A84720043F11BB2"/>
            </w:placeholder>
            <w:showingPlcHdr/>
          </w:sdtPr>
          <w:sdtEndPr>
            <w:rPr>
              <w:rStyle w:val="15"/>
              <w:rFonts w:ascii="Arial" w:hAnsi="Arial" w:cs="Arial"/>
              <w:sz w:val="24"/>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17C">
                <w:pPr>
                  <w:rPr>
                    <w:rFonts w:ascii="Arial" w:hAnsi="Arial" w:cs="Arial"/>
                    <w:sz w:val="22"/>
                    <w:szCs w:val="22"/>
                  </w:rPr>
                </w:pPr>
                <w:r>
                  <w:rPr>
                    <w:rStyle w:val="27"/>
                    <w:rFonts w:ascii="Arial" w:hAnsi="Arial" w:cs="Arial"/>
                    <w:color w:val="595959" w:themeColor="text1" w:themeTint="A6"/>
                    <w:sz w:val="22"/>
                    <w:szCs w:val="22"/>
                    <w14:textFill>
                      <w14:solidFill>
                        <w14:schemeClr w14:val="tx1">
                          <w14:lumMod w14:val="65000"/>
                          <w14:lumOff w14:val="35000"/>
                        </w14:schemeClr>
                      </w14:solidFill>
                    </w14:textFill>
                  </w:rPr>
                  <w:t>Click or tap here to enter text.</w:t>
                </w:r>
              </w:p>
            </w:tc>
          </w:sdtContent>
        </w:sdt>
      </w:tr>
    </w:tbl>
    <w:p w14:paraId="402C917E">
      <w:pPr>
        <w:pStyle w:val="31"/>
        <w:rPr>
          <w:rFonts w:ascii="Arial" w:hAnsi="Arial" w:cs="Arial"/>
          <w:b/>
          <w:bCs/>
        </w:rPr>
      </w:pPr>
    </w:p>
    <w:p w14:paraId="402C917F">
      <w:pPr>
        <w:pStyle w:val="31"/>
        <w:rPr>
          <w:rFonts w:ascii="Arial" w:hAnsi="Arial" w:cs="Arial"/>
          <w:b/>
          <w:bCs/>
        </w:rPr>
      </w:pPr>
      <w:r>
        <w:rPr>
          <w:rFonts w:ascii="Arial" w:hAnsi="Arial" w:cs="Arial"/>
          <w:b/>
          <w:bCs/>
        </w:rPr>
        <w:t xml:space="preserve">11.3 Sharing Within Scope: </w:t>
      </w:r>
    </w:p>
    <w:p w14:paraId="402C9180">
      <w:pPr>
        <w:pStyle w:val="31"/>
        <w:numPr>
          <w:ilvl w:val="2"/>
          <w:numId w:val="38"/>
        </w:numPr>
        <w:ind w:left="900" w:hanging="900"/>
        <w:rPr>
          <w:rFonts w:ascii="Arial" w:hAnsi="Arial" w:cs="Arial"/>
          <w:b/>
          <w:bCs/>
        </w:rPr>
      </w:pPr>
      <w:r>
        <w:rPr>
          <w:rFonts w:ascii="Arial" w:hAnsi="Arial" w:cs="Arial"/>
        </w:rPr>
        <w:t>Specify if information/biospecimens are shared with collaborators (i.e., researchers not covered under the UCI IRB), for purposes </w:t>
      </w:r>
      <w:r>
        <w:rPr>
          <w:rFonts w:ascii="Arial" w:hAnsi="Arial" w:cs="Arial"/>
          <w:u w:val="single"/>
        </w:rPr>
        <w:t>within the scope</w:t>
      </w:r>
      <w:r>
        <w:rPr>
          <w:rFonts w:ascii="Arial" w:hAnsi="Arial" w:cs="Arial"/>
        </w:rPr>
        <w:t xml:space="preserve"> of the current project. </w:t>
      </w:r>
    </w:p>
    <w:p w14:paraId="402C9181">
      <w:pPr>
        <w:pStyle w:val="31"/>
        <w:numPr>
          <w:ilvl w:val="2"/>
          <w:numId w:val="38"/>
        </w:numPr>
        <w:ind w:left="900" w:hanging="900"/>
        <w:rPr>
          <w:rFonts w:ascii="Arial" w:hAnsi="Arial" w:cs="Arial"/>
          <w:b/>
          <w:bCs/>
        </w:rPr>
      </w:pPr>
      <w:r>
        <w:rPr>
          <w:rFonts w:ascii="Arial" w:hAnsi="Arial" w:cs="Arial"/>
        </w:rPr>
        <w:t>Specify the collaborator and explain why they need access to the information/biospecimens</w:t>
      </w:r>
    </w:p>
    <w:p w14:paraId="402C9182">
      <w:pPr>
        <w:pStyle w:val="31"/>
        <w:numPr>
          <w:ilvl w:val="2"/>
          <w:numId w:val="38"/>
        </w:numPr>
        <w:ind w:left="900" w:hanging="900"/>
        <w:rPr>
          <w:rFonts w:ascii="Arial" w:hAnsi="Arial" w:cs="Arial"/>
          <w:b/>
          <w:bCs/>
        </w:rPr>
      </w:pPr>
      <w:r>
        <w:rPr>
          <w:rFonts w:ascii="Arial" w:hAnsi="Arial" w:cs="Arial"/>
        </w:rPr>
        <w:t xml:space="preserve">Specify whether identifiable or de-identified (participants cannot be identified by other researcher) data will be shared. </w:t>
      </w:r>
      <w:r>
        <w:rPr>
          <w:rFonts w:ascii="Arial" w:hAnsi="Arial" w:eastAsia="Times New Roman" w:cs="Arial"/>
          <w:b/>
          <w:bCs/>
          <w:spacing w:val="2"/>
          <w:shd w:val="clear" w:color="auto" w:fill="FFFFFF"/>
        </w:rPr>
        <w:t xml:space="preserve"> </w:t>
      </w:r>
    </w:p>
    <w:p w14:paraId="402C9183">
      <w:pPr>
        <w:pStyle w:val="31"/>
        <w:numPr>
          <w:ilvl w:val="2"/>
          <w:numId w:val="38"/>
        </w:numPr>
        <w:ind w:left="900" w:hanging="900"/>
        <w:rPr>
          <w:rFonts w:ascii="Arial" w:hAnsi="Arial" w:cs="Arial"/>
          <w:b/>
          <w:bCs/>
        </w:rPr>
      </w:pPr>
      <w:r>
        <w:rPr>
          <w:rFonts w:ascii="Arial" w:hAnsi="Arial" w:cs="Arial"/>
        </w:rPr>
        <w:t>Provide a complete list of all identifiers to be shared and provide rationale.</w:t>
      </w:r>
    </w:p>
    <w:p w14:paraId="402C9184">
      <w:pPr>
        <w:pStyle w:val="31"/>
        <w:ind w:left="1080"/>
        <w:rPr>
          <w:rFonts w:ascii="Arial" w:hAnsi="Arial" w:cs="Arial"/>
        </w:rPr>
      </w:pPr>
    </w:p>
    <w:tbl>
      <w:tblPr>
        <w:tblStyle w:val="14"/>
        <w:tblW w:w="0" w:type="auto"/>
        <w:tblCaption w:val="Answer Box"/>
        <w:tblDescription w:val="This space is provided for the answer to question 9.1."/>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0"/>
      </w:tblGrid>
      <w:tr w14:paraId="402C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825198777"/>
            <w:placeholder>
              <w:docPart w:val="C474E82BBFCAD24BAD3875F305B08196"/>
            </w:placeholder>
            <w:showingPlcHdr/>
          </w:sdtPr>
          <w:sdtEndPr>
            <w:rPr>
              <w:rStyle w:val="15"/>
              <w:rFonts w:ascii="Arial" w:hAnsi="Arial" w:cs="Arial"/>
            </w:rPr>
          </w:sdtEndPr>
          <w:sdtContent>
            <w:tc>
              <w:tcPr>
                <w:tcW w:w="10680" w:type="dxa"/>
                <w:tcBorders>
                  <w:top w:val="single" w:color="E8960C" w:sz="24" w:space="0"/>
                  <w:left w:val="single" w:color="E8960C" w:sz="24" w:space="0"/>
                  <w:bottom w:val="single" w:color="E8960C" w:sz="24" w:space="0"/>
                  <w:right w:val="single" w:color="E8960C" w:sz="24" w:space="0"/>
                </w:tcBorders>
                <w:vAlign w:val="center"/>
              </w:tcPr>
              <w:p w14:paraId="402C9185">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87">
      <w:pPr>
        <w:rPr>
          <w:rFonts w:ascii="Arial" w:hAnsi="Arial" w:cs="Arial"/>
          <w:sz w:val="22"/>
          <w:szCs w:val="22"/>
        </w:rPr>
      </w:pPr>
    </w:p>
    <w:p w14:paraId="402C9188">
      <w:pPr>
        <w:pStyle w:val="31"/>
        <w:rPr>
          <w:rFonts w:ascii="Arial" w:hAnsi="Arial" w:cs="Arial"/>
        </w:rPr>
      </w:pPr>
      <w:r>
        <w:rPr>
          <w:rFonts w:ascii="Arial" w:hAnsi="Arial" w:cs="Arial"/>
          <w:b/>
          <w:bCs/>
        </w:rPr>
        <w:t>11.4 State Mandated Reporting:</w:t>
      </w:r>
      <w:r>
        <w:rPr>
          <w:rFonts w:ascii="Arial" w:hAnsi="Arial" w:cs="Arial"/>
        </w:rPr>
        <w:t xml:space="preserve"> Each state has reporting laws that require some types of individuals to report some kinds of abuse (such as child or elder), and certain infectious diseases (such as HIV, TB) that are under public health surveillance. </w:t>
      </w:r>
    </w:p>
    <w:p w14:paraId="402C9189">
      <w:pPr>
        <w:pStyle w:val="31"/>
        <w:numPr>
          <w:ilvl w:val="2"/>
          <w:numId w:val="39"/>
        </w:numPr>
        <w:ind w:left="900" w:hanging="900"/>
        <w:rPr>
          <w:rFonts w:ascii="Arial" w:hAnsi="Arial" w:cs="Arial"/>
        </w:rPr>
      </w:pPr>
      <w:r>
        <w:rPr>
          <w:rFonts w:ascii="Arial" w:hAnsi="Arial" w:cs="Arial"/>
        </w:rPr>
        <w:t>Specify if the UCI study team are likely to learn of abuse or infectious disease while conducting the research and whether they are obligated to report the information to state authorities (i.e. mandated reporters).</w:t>
      </w:r>
    </w:p>
    <w:p w14:paraId="402C918A">
      <w:pPr>
        <w:pStyle w:val="31"/>
        <w:numPr>
          <w:ilvl w:val="2"/>
          <w:numId w:val="39"/>
        </w:numPr>
        <w:ind w:left="900" w:hanging="900"/>
        <w:rPr>
          <w:rFonts w:ascii="Arial" w:hAnsi="Arial" w:cs="Arial"/>
        </w:rPr>
      </w:pPr>
      <w:r>
        <w:rPr>
          <w:rFonts w:ascii="Arial" w:hAnsi="Arial" w:cs="Arial"/>
        </w:rPr>
        <w:t>Participants must be informed of the possibility of mandated reporting. If participant will not be informed these types of disclosures, please provide rationale.</w:t>
      </w:r>
    </w:p>
    <w:p w14:paraId="402C918B">
      <w:pPr>
        <w:pStyle w:val="31"/>
        <w:ind w:left="630" w:hanging="270"/>
        <w:rPr>
          <w:rFonts w:ascii="Arial" w:hAnsi="Arial" w:cs="Arial"/>
          <w:i/>
          <w:iCs/>
          <w:color w:val="C00000"/>
        </w:rPr>
      </w:pPr>
    </w:p>
    <w:tbl>
      <w:tblPr>
        <w:tblStyle w:val="14"/>
        <w:tblW w:w="10710" w:type="dxa"/>
        <w:tblCaption w:val="Answer Box"/>
        <w:tblDescription w:val="This space is provided for the answer to question 9.3."/>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0"/>
      </w:tblGrid>
      <w:tr w14:paraId="402C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991758940"/>
            <w:placeholder>
              <w:docPart w:val="AFCEEB3ED5CA413A894EF69AACD5C855"/>
            </w:placeholder>
            <w:showingPlcHdr/>
          </w:sdtPr>
          <w:sdtEndPr>
            <w:rPr>
              <w:rStyle w:val="15"/>
              <w:rFonts w:ascii="Arial" w:hAnsi="Arial" w:cs="Arial"/>
            </w:rPr>
          </w:sdtEndPr>
          <w:sdtContent>
            <w:tc>
              <w:tcPr>
                <w:tcW w:w="10710" w:type="dxa"/>
                <w:tcBorders>
                  <w:top w:val="single" w:color="E8960C" w:sz="24" w:space="0"/>
                  <w:left w:val="single" w:color="E8960C" w:sz="24" w:space="0"/>
                  <w:bottom w:val="single" w:color="E8960C" w:sz="24" w:space="0"/>
                  <w:right w:val="single" w:color="E8960C" w:sz="24" w:space="0"/>
                </w:tcBorders>
                <w:vAlign w:val="center"/>
              </w:tcPr>
              <w:p w14:paraId="402C918C">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8E">
      <w:pPr>
        <w:pStyle w:val="31"/>
        <w:ind w:left="360" w:hanging="360"/>
        <w:rPr>
          <w:rFonts w:ascii="Arial" w:hAnsi="Arial" w:cs="Arial"/>
          <w:b/>
          <w:bCs/>
        </w:rPr>
      </w:pPr>
    </w:p>
    <w:p w14:paraId="402C918F">
      <w:pPr>
        <w:pStyle w:val="31"/>
        <w:rPr>
          <w:rFonts w:ascii="Arial" w:hAnsi="Arial" w:cs="Arial"/>
        </w:rPr>
      </w:pPr>
      <w:r>
        <w:rPr>
          <w:rFonts w:ascii="Arial" w:hAnsi="Arial" w:cs="Arial"/>
          <w:b/>
          <w:bCs/>
        </w:rPr>
        <w:t>11.5 Confidentiality Certificates:</w:t>
      </w:r>
      <w:r>
        <w:rPr>
          <w:rFonts w:ascii="Arial" w:hAnsi="Arial" w:cs="Arial"/>
        </w:rPr>
        <w:t xml:space="preserve"> Indicate whether a confidentiality certificate has been issued for the study research information.</w:t>
      </w:r>
    </w:p>
    <w:p w14:paraId="402C9190">
      <w:pPr>
        <w:pStyle w:val="31"/>
        <w:rPr>
          <w:rFonts w:ascii="Arial" w:hAnsi="Arial" w:cs="Arial"/>
        </w:rPr>
      </w:pPr>
    </w:p>
    <w:tbl>
      <w:tblPr>
        <w:tblStyle w:val="14"/>
        <w:tblW w:w="10800" w:type="dxa"/>
        <w:tblCaption w:val="Supplements to this IRB application"/>
        <w:tblDescription w:val="This table contains a list of supplements and a place to check off the ones that need to accompany this application."/>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6"/>
        <w:gridCol w:w="5264"/>
        <w:gridCol w:w="5130"/>
      </w:tblGrid>
      <w:tr w14:paraId="402C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06" w:type="dxa"/>
            <w:shd w:val="clear" w:color="auto" w:fill="009443"/>
            <w:vAlign w:val="center"/>
          </w:tcPr>
          <w:p w14:paraId="402C9191">
            <w:pPr>
              <w:jc w:val="center"/>
              <w:rPr>
                <w:rFonts w:ascii="Arial" w:hAnsi="Arial" w:cs="Arial"/>
                <w:b/>
                <w:bCs/>
                <w:sz w:val="22"/>
                <w:szCs w:val="22"/>
              </w:rPr>
            </w:pPr>
          </w:p>
        </w:tc>
        <w:tc>
          <w:tcPr>
            <w:tcW w:w="5264" w:type="dxa"/>
            <w:shd w:val="clear" w:color="auto" w:fill="009443"/>
            <w:vAlign w:val="center"/>
          </w:tcPr>
          <w:p w14:paraId="402C9192">
            <w:pPr>
              <w:jc w:val="center"/>
              <w:rPr>
                <w:rFonts w:ascii="Arial" w:hAnsi="Arial" w:cs="Arial"/>
                <w:b/>
                <w:bCs/>
                <w:sz w:val="22"/>
                <w:szCs w:val="22"/>
              </w:rPr>
            </w:pPr>
            <w:r>
              <w:rPr>
                <w:rFonts w:ascii="Arial" w:hAnsi="Arial" w:cs="Arial"/>
                <w:b/>
                <w:bCs/>
                <w:sz w:val="22"/>
                <w:szCs w:val="22"/>
              </w:rPr>
              <w:t xml:space="preserve">Certificate Obtained </w:t>
            </w:r>
          </w:p>
        </w:tc>
        <w:tc>
          <w:tcPr>
            <w:tcW w:w="5130" w:type="dxa"/>
            <w:shd w:val="clear" w:color="auto" w:fill="009443"/>
            <w:vAlign w:val="center"/>
          </w:tcPr>
          <w:p w14:paraId="402C9193">
            <w:pPr>
              <w:jc w:val="center"/>
              <w:rPr>
                <w:rFonts w:ascii="Arial" w:hAnsi="Arial" w:cs="Arial"/>
                <w:b/>
                <w:bCs/>
                <w:sz w:val="22"/>
                <w:szCs w:val="22"/>
              </w:rPr>
            </w:pPr>
            <w:r>
              <w:rPr>
                <w:rFonts w:ascii="Arial" w:hAnsi="Arial" w:cs="Arial"/>
                <w:b/>
                <w:bCs/>
                <w:sz w:val="22"/>
                <w:szCs w:val="22"/>
              </w:rPr>
              <w:t>Required Action</w:t>
            </w:r>
          </w:p>
        </w:tc>
      </w:tr>
      <w:tr w14:paraId="402C9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sdt>
          <w:sdtPr>
            <w:rPr>
              <w:rFonts w:ascii="Arial" w:hAnsi="Arial" w:cs="Arial"/>
              <w:sz w:val="22"/>
              <w:szCs w:val="22"/>
            </w:rPr>
            <w:id w:val="41031001"/>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95">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196">
            <w:pPr>
              <w:rPr>
                <w:rFonts w:ascii="Arial" w:hAnsi="Arial" w:cs="Arial"/>
                <w:sz w:val="22"/>
                <w:szCs w:val="22"/>
              </w:rPr>
            </w:pPr>
            <w:r>
              <w:rPr>
                <w:rFonts w:ascii="Arial" w:hAnsi="Arial" w:cs="Arial"/>
                <w:sz w:val="22"/>
                <w:szCs w:val="22"/>
                <w:shd w:val="clear" w:color="auto" w:fill="FFFFFF"/>
              </w:rPr>
              <w:t xml:space="preserve">Not applicable </w:t>
            </w:r>
          </w:p>
        </w:tc>
        <w:tc>
          <w:tcPr>
            <w:tcW w:w="5130" w:type="dxa"/>
            <w:tcBorders>
              <w:top w:val="dashed" w:color="1F5A87" w:sz="8" w:space="0"/>
              <w:bottom w:val="dashed" w:color="1F5A87" w:sz="8" w:space="0"/>
            </w:tcBorders>
            <w:vAlign w:val="center"/>
          </w:tcPr>
          <w:p w14:paraId="402C9197">
            <w:pPr>
              <w:rPr>
                <w:rFonts w:ascii="Arial" w:hAnsi="Arial" w:cs="Arial"/>
                <w:sz w:val="22"/>
                <w:szCs w:val="22"/>
              </w:rPr>
            </w:pPr>
            <w:r>
              <w:rPr>
                <w:rFonts w:ascii="Arial" w:hAnsi="Arial" w:cs="Arial"/>
                <w:sz w:val="22"/>
                <w:szCs w:val="22"/>
              </w:rPr>
              <w:t>N/A</w:t>
            </w:r>
          </w:p>
        </w:tc>
      </w:tr>
      <w:tr w14:paraId="402C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sdt>
          <w:sdtPr>
            <w:rPr>
              <w:rFonts w:ascii="Arial" w:hAnsi="Arial" w:cs="Arial"/>
              <w:sz w:val="22"/>
              <w:szCs w:val="22"/>
            </w:rPr>
            <w:id w:val="1284460058"/>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top w:val="dashed" w:color="1F5A87" w:sz="8" w:space="0"/>
                  <w:bottom w:val="dashed" w:color="1F5A87" w:sz="8" w:space="0"/>
                </w:tcBorders>
                <w:vAlign w:val="center"/>
              </w:tcPr>
              <w:p w14:paraId="402C9199">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top w:val="dashed" w:color="1F5A87" w:sz="8" w:space="0"/>
              <w:bottom w:val="dashed" w:color="1F5A87" w:sz="8" w:space="0"/>
            </w:tcBorders>
            <w:vAlign w:val="center"/>
          </w:tcPr>
          <w:p w14:paraId="402C919A">
            <w:pPr>
              <w:rPr>
                <w:rFonts w:ascii="Arial" w:hAnsi="Arial" w:cs="Arial"/>
                <w:sz w:val="22"/>
                <w:szCs w:val="22"/>
              </w:rPr>
            </w:pPr>
            <w:r>
              <w:rPr>
                <w:rFonts w:ascii="Arial" w:hAnsi="Arial" w:cs="Arial"/>
                <w:sz w:val="22"/>
                <w:szCs w:val="22"/>
                <w:shd w:val="clear" w:color="auto" w:fill="FFFFFF"/>
              </w:rPr>
              <w:t xml:space="preserve">Yes, research is </w:t>
            </w:r>
            <w:r>
              <w:rPr>
                <w:rFonts w:ascii="Arial" w:hAnsi="Arial" w:cs="Arial"/>
                <w:i/>
                <w:iCs/>
                <w:sz w:val="22"/>
                <w:szCs w:val="22"/>
                <w:shd w:val="clear" w:color="auto" w:fill="FFFFFF"/>
              </w:rPr>
              <w:t>automatically</w:t>
            </w:r>
            <w:r>
              <w:rPr>
                <w:rFonts w:ascii="Arial" w:hAnsi="Arial" w:cs="Arial"/>
                <w:sz w:val="22"/>
                <w:szCs w:val="22"/>
                <w:shd w:val="clear" w:color="auto" w:fill="FFFFFF"/>
              </w:rPr>
              <w:t xml:space="preserve"> granted a certificate by the NIH, NIJ, or the CDC as a condition of the award or an equivalent protection as a condition of funding from another Federal agency.</w:t>
            </w:r>
          </w:p>
        </w:tc>
        <w:tc>
          <w:tcPr>
            <w:tcW w:w="5130" w:type="dxa"/>
            <w:tcBorders>
              <w:top w:val="dashed" w:color="1F5A87" w:sz="8" w:space="0"/>
              <w:bottom w:val="dashed" w:color="1F5A87" w:sz="8" w:space="0"/>
            </w:tcBorders>
            <w:vAlign w:val="center"/>
          </w:tcPr>
          <w:p w14:paraId="402C919B">
            <w:pPr>
              <w:rPr>
                <w:rFonts w:ascii="Arial" w:hAnsi="Arial" w:cs="Arial"/>
                <w:b/>
                <w:bCs/>
                <w:sz w:val="22"/>
                <w:szCs w:val="22"/>
                <w:highlight w:val="yellow"/>
              </w:rPr>
            </w:pPr>
            <w:r>
              <w:rPr>
                <w:rStyle w:val="16"/>
                <w:rFonts w:ascii="Arial" w:hAnsi="Arial" w:cs="Arial"/>
                <w:b w:val="0"/>
                <w:bCs w:val="0"/>
                <w:color w:val="333333"/>
                <w:spacing w:val="2"/>
                <w:sz w:val="22"/>
                <w:szCs w:val="22"/>
                <w:shd w:val="clear" w:color="auto" w:fill="FFFFFF"/>
              </w:rPr>
              <w:t>Requisite certificate language m</w:t>
            </w:r>
            <w:r>
              <w:rPr>
                <w:rStyle w:val="16"/>
                <w:rFonts w:ascii="Arial" w:hAnsi="Arial" w:cs="Arial"/>
                <w:b w:val="0"/>
                <w:bCs w:val="0"/>
                <w:color w:val="333333"/>
                <w:spacing w:val="2"/>
                <w:sz w:val="22"/>
                <w:szCs w:val="22"/>
              </w:rPr>
              <w:t xml:space="preserve">ust be included in the </w:t>
            </w:r>
            <w:r>
              <w:fldChar w:fldCharType="begin"/>
            </w:r>
            <w:r>
              <w:instrText xml:space="preserve"> HYPERLINK "https://research.uci.edu/human-research-protections/irb-forms/" \l "irb-forms-1" \t "_blank" </w:instrText>
            </w:r>
            <w:r>
              <w:fldChar w:fldCharType="separate"/>
            </w:r>
            <w:r>
              <w:rPr>
                <w:rStyle w:val="16"/>
                <w:rFonts w:ascii="Arial" w:hAnsi="Arial" w:cs="Arial"/>
                <w:b w:val="0"/>
                <w:bCs w:val="0"/>
                <w:color w:val="0066CC"/>
                <w:spacing w:val="2"/>
                <w:sz w:val="22"/>
                <w:szCs w:val="22"/>
                <w:shd w:val="clear" w:color="auto" w:fill="FFFFFF"/>
              </w:rPr>
              <w:t>Consent Form</w:t>
            </w:r>
            <w:r>
              <w:rPr>
                <w:rStyle w:val="16"/>
                <w:rFonts w:ascii="Arial" w:hAnsi="Arial" w:cs="Arial"/>
                <w:b w:val="0"/>
                <w:bCs w:val="0"/>
                <w:color w:val="0066CC"/>
                <w:spacing w:val="2"/>
                <w:sz w:val="22"/>
                <w:szCs w:val="22"/>
                <w:shd w:val="clear" w:color="auto" w:fill="FFFFFF"/>
              </w:rPr>
              <w:fldChar w:fldCharType="end"/>
            </w:r>
            <w:r>
              <w:rPr>
                <w:rFonts w:ascii="Arial" w:hAnsi="Arial" w:cs="Arial"/>
                <w:b/>
                <w:bCs/>
                <w:sz w:val="22"/>
                <w:szCs w:val="22"/>
              </w:rPr>
              <w:t>.</w:t>
            </w:r>
          </w:p>
        </w:tc>
      </w:tr>
      <w:tr w14:paraId="402C9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sdt>
          <w:sdtPr>
            <w:rPr>
              <w:rFonts w:ascii="Arial" w:hAnsi="Arial" w:cs="Arial"/>
              <w:sz w:val="22"/>
              <w:szCs w:val="22"/>
            </w:rPr>
            <w:id w:val="-1615974993"/>
            <w14:checkbox>
              <w14:checked w14:val="0"/>
              <w14:checkedState w14:val="2612" w14:font="MS Gothic"/>
              <w14:uncheckedState w14:val="2610" w14:font="MS Gothic"/>
            </w14:checkbox>
          </w:sdtPr>
          <w:sdtEndPr>
            <w:rPr>
              <w:rFonts w:ascii="Arial" w:hAnsi="Arial" w:cs="Arial"/>
              <w:sz w:val="22"/>
              <w:szCs w:val="22"/>
            </w:rPr>
          </w:sdtEndPr>
          <w:sdtContent>
            <w:tc>
              <w:tcPr>
                <w:tcW w:w="406" w:type="dxa"/>
                <w:tcBorders>
                  <w:bottom w:val="dashed" w:color="1F5A87" w:sz="8" w:space="0"/>
                </w:tcBorders>
                <w:vAlign w:val="center"/>
              </w:tcPr>
              <w:p w14:paraId="402C919D">
                <w:pPr>
                  <w:jc w:val="center"/>
                  <w:rPr>
                    <w:rFonts w:ascii="Arial" w:hAnsi="Arial" w:cs="Arial"/>
                    <w:sz w:val="22"/>
                    <w:szCs w:val="22"/>
                  </w:rPr>
                </w:pPr>
                <w:r>
                  <w:rPr>
                    <w:rFonts w:ascii="Segoe UI Symbol" w:hAnsi="Segoe UI Symbol" w:eastAsia="MS Gothic" w:cs="Segoe UI Symbol"/>
                    <w:sz w:val="22"/>
                    <w:szCs w:val="22"/>
                  </w:rPr>
                  <w:t>☐</w:t>
                </w:r>
              </w:p>
            </w:tc>
          </w:sdtContent>
        </w:sdt>
        <w:tc>
          <w:tcPr>
            <w:tcW w:w="5264" w:type="dxa"/>
            <w:tcBorders>
              <w:bottom w:val="dashed" w:color="1F5A87" w:sz="8" w:space="0"/>
            </w:tcBorders>
            <w:vAlign w:val="center"/>
          </w:tcPr>
          <w:p w14:paraId="402C919E">
            <w:pPr>
              <w:rPr>
                <w:rFonts w:ascii="Arial" w:hAnsi="Arial" w:cs="Arial"/>
                <w:sz w:val="22"/>
                <w:szCs w:val="22"/>
              </w:rPr>
            </w:pPr>
            <w:r>
              <w:rPr>
                <w:rFonts w:ascii="Arial" w:hAnsi="Arial" w:cs="Arial"/>
                <w:sz w:val="22"/>
                <w:szCs w:val="22"/>
                <w:shd w:val="clear" w:color="auto" w:fill="FFFFFF"/>
              </w:rPr>
              <w:t xml:space="preserve">Pending, a certificate has been/will be requested from NIH or FDA. </w:t>
            </w:r>
            <w:r>
              <w:rPr>
                <w:rFonts w:ascii="Arial" w:hAnsi="Arial" w:cs="Arial"/>
                <w:sz w:val="22"/>
                <w:szCs w:val="22"/>
              </w:rPr>
              <w:t>Research involves a sensitive health-related topic that collects names or other identifiable, sensitive information pertaining to subjects.</w:t>
            </w:r>
          </w:p>
        </w:tc>
        <w:tc>
          <w:tcPr>
            <w:tcW w:w="5130" w:type="dxa"/>
            <w:tcBorders>
              <w:bottom w:val="dashed" w:color="1F5A87" w:sz="8" w:space="0"/>
            </w:tcBorders>
            <w:vAlign w:val="center"/>
          </w:tcPr>
          <w:p w14:paraId="402C919F">
            <w:pPr>
              <w:rPr>
                <w:rFonts w:ascii="Arial" w:hAnsi="Arial" w:cs="Arial"/>
                <w:sz w:val="22"/>
                <w:szCs w:val="22"/>
              </w:rPr>
            </w:pPr>
            <w:r>
              <w:rPr>
                <w:rStyle w:val="16"/>
                <w:rFonts w:ascii="Arial" w:hAnsi="Arial" w:cs="Arial"/>
                <w:b w:val="0"/>
                <w:bCs w:val="0"/>
                <w:color w:val="333333"/>
                <w:spacing w:val="2"/>
                <w:sz w:val="22"/>
                <w:szCs w:val="22"/>
                <w:shd w:val="clear" w:color="auto" w:fill="FFFFFF"/>
              </w:rPr>
              <w:t>Requisite certificate language m</w:t>
            </w:r>
            <w:r>
              <w:rPr>
                <w:rStyle w:val="16"/>
                <w:rFonts w:ascii="Arial" w:hAnsi="Arial" w:cs="Arial"/>
                <w:b w:val="0"/>
                <w:bCs w:val="0"/>
                <w:color w:val="333333"/>
                <w:spacing w:val="2"/>
                <w:sz w:val="22"/>
                <w:szCs w:val="22"/>
              </w:rPr>
              <w:t xml:space="preserve">ust be included in the </w:t>
            </w:r>
            <w:r>
              <w:fldChar w:fldCharType="begin"/>
            </w:r>
            <w:r>
              <w:instrText xml:space="preserve"> HYPERLINK "https://research.uci.edu/human-research-protections/irb-forms/" \l "irb-forms-1" \t "_blank" </w:instrText>
            </w:r>
            <w:r>
              <w:fldChar w:fldCharType="separate"/>
            </w:r>
            <w:r>
              <w:rPr>
                <w:rStyle w:val="16"/>
                <w:rFonts w:ascii="Arial" w:hAnsi="Arial" w:cs="Arial"/>
                <w:b w:val="0"/>
                <w:bCs w:val="0"/>
                <w:color w:val="0066CC"/>
                <w:spacing w:val="2"/>
                <w:sz w:val="22"/>
                <w:szCs w:val="22"/>
                <w:shd w:val="clear" w:color="auto" w:fill="FFFFFF"/>
              </w:rPr>
              <w:t>Consent Form</w:t>
            </w:r>
            <w:r>
              <w:rPr>
                <w:rStyle w:val="16"/>
                <w:rFonts w:ascii="Arial" w:hAnsi="Arial" w:cs="Arial"/>
                <w:b w:val="0"/>
                <w:bCs w:val="0"/>
                <w:color w:val="0066CC"/>
                <w:spacing w:val="2"/>
                <w:sz w:val="22"/>
                <w:szCs w:val="22"/>
                <w:shd w:val="clear" w:color="auto" w:fill="FFFFFF"/>
              </w:rPr>
              <w:fldChar w:fldCharType="end"/>
            </w:r>
            <w:r>
              <w:rPr>
                <w:rFonts w:ascii="Arial" w:hAnsi="Arial" w:cs="Arial"/>
                <w:sz w:val="22"/>
                <w:szCs w:val="22"/>
              </w:rPr>
              <w:t xml:space="preserve">. Follow the </w:t>
            </w:r>
            <w:r>
              <w:fldChar w:fldCharType="begin"/>
            </w:r>
            <w:r>
              <w:instrText xml:space="preserve"> HYPERLINK "https://research.uci.edu/wp-content/uploads/equip-tip-Certificate-of-Confidentiality-Guidance.pdf" </w:instrText>
            </w:r>
            <w:r>
              <w:fldChar w:fldCharType="separate"/>
            </w:r>
            <w:r>
              <w:rPr>
                <w:rStyle w:val="20"/>
                <w:rFonts w:ascii="Arial" w:hAnsi="Arial" w:cs="Arial"/>
                <w:sz w:val="22"/>
                <w:szCs w:val="22"/>
              </w:rPr>
              <w:t>UCI Certificate of Confidentiality (CoC) Guidance</w:t>
            </w:r>
            <w:r>
              <w:rPr>
                <w:rStyle w:val="20"/>
                <w:rFonts w:ascii="Arial" w:hAnsi="Arial" w:cs="Arial"/>
                <w:sz w:val="22"/>
                <w:szCs w:val="22"/>
              </w:rPr>
              <w:fldChar w:fldCharType="end"/>
            </w:r>
            <w:r>
              <w:rPr>
                <w:rFonts w:ascii="Arial" w:hAnsi="Arial" w:cs="Arial"/>
                <w:sz w:val="22"/>
                <w:szCs w:val="22"/>
              </w:rPr>
              <w:t xml:space="preserve"> on how to apply for a CoC. </w:t>
            </w:r>
          </w:p>
          <w:p w14:paraId="402C91A0">
            <w:pPr>
              <w:rPr>
                <w:rFonts w:ascii="Arial" w:hAnsi="Arial" w:cs="Arial"/>
                <w:sz w:val="22"/>
                <w:szCs w:val="22"/>
              </w:rPr>
            </w:pPr>
          </w:p>
          <w:p w14:paraId="402C91A1">
            <w:pPr>
              <w:rPr>
                <w:rFonts w:ascii="Arial" w:hAnsi="Arial" w:cs="Arial"/>
                <w:sz w:val="22"/>
                <w:szCs w:val="22"/>
              </w:rPr>
            </w:pPr>
            <w:r>
              <w:rPr>
                <w:rFonts w:ascii="Arial" w:hAnsi="Arial" w:cs="Arial"/>
                <w:sz w:val="22"/>
                <w:szCs w:val="22"/>
              </w:rPr>
              <w:t xml:space="preserve">Attach the confidentiality certificate (when obtained). </w:t>
            </w:r>
          </w:p>
        </w:tc>
      </w:tr>
    </w:tbl>
    <w:p w14:paraId="402C91A3">
      <w:pPr>
        <w:pStyle w:val="31"/>
        <w:rPr>
          <w:rFonts w:ascii="Arial" w:hAnsi="Arial" w:cs="Arial"/>
        </w:rPr>
      </w:pPr>
    </w:p>
    <w:p w14:paraId="402C91A4">
      <w:pPr>
        <w:pStyle w:val="31"/>
        <w:rPr>
          <w:rFonts w:ascii="Arial" w:hAnsi="Arial" w:cs="Arial"/>
        </w:rPr>
      </w:pPr>
      <w:r>
        <w:rPr>
          <w:rFonts w:ascii="Arial" w:hAnsi="Arial" w:cs="Arial"/>
          <w:b/>
          <w:bCs/>
        </w:rPr>
        <w:t xml:space="preserve">11.6 Confidentiality Certificate Disclosure: </w:t>
      </w:r>
      <w:r>
        <w:rPr>
          <w:rFonts w:ascii="Arial" w:hAnsi="Arial" w:cs="Arial"/>
        </w:rPr>
        <w:t>Indicate in what situations identifiable private information protected by a certificate will be disclosed. Select all that apply.</w:t>
      </w:r>
    </w:p>
    <w:p w14:paraId="402C91A5">
      <w:pPr>
        <w:pStyle w:val="31"/>
        <w:rPr>
          <w:rFonts w:ascii="Arial" w:hAnsi="Arial" w:cs="Arial"/>
        </w:rPr>
      </w:pPr>
      <w:sdt>
        <w:sdtPr>
          <w:rPr>
            <w:rFonts w:ascii="Arial" w:hAnsi="Arial" w:cs="Arial"/>
          </w:rPr>
          <w:id w:val="811761778"/>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w:t>
      </w:r>
      <w:r>
        <w:rPr>
          <w:rFonts w:ascii="Arial" w:hAnsi="Arial" w:cs="Arial"/>
          <w:shd w:val="clear" w:color="auto" w:fill="FFFFFF"/>
        </w:rPr>
        <w:t>Not applicable</w:t>
      </w:r>
    </w:p>
    <w:tbl>
      <w:tblPr>
        <w:tblStyle w:val="14"/>
        <w:tblW w:w="10941" w:type="dxa"/>
        <w:tblCaption w:val="Answer Box"/>
        <w:tblDescription w:val="This space is provided for the answer to question 5.1."/>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41"/>
      </w:tblGrid>
      <w:tr w14:paraId="402C9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10941" w:type="dxa"/>
          </w:tcPr>
          <w:p w14:paraId="402C91A6">
            <w:pPr>
              <w:ind w:left="-105" w:firstLine="1"/>
              <w:rPr>
                <w:rFonts w:ascii="Arial" w:hAnsi="Arial" w:cs="Arial"/>
                <w:sz w:val="22"/>
                <w:szCs w:val="22"/>
                <w:shd w:val="clear" w:color="auto" w:fill="FFFFFF"/>
              </w:rPr>
            </w:pPr>
            <w:sdt>
              <w:sdtPr>
                <w:rPr>
                  <w:rFonts w:ascii="Arial" w:hAnsi="Arial" w:cs="Arial"/>
                  <w:sz w:val="22"/>
                  <w:szCs w:val="22"/>
                </w:rPr>
                <w:id w:val="-679426823"/>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 xml:space="preserve">No confidentiality disclosures are anticipated. </w:t>
            </w:r>
          </w:p>
          <w:p w14:paraId="402C91A7">
            <w:pPr>
              <w:ind w:left="165" w:hanging="270"/>
              <w:rPr>
                <w:rFonts w:ascii="Arial" w:hAnsi="Arial" w:cs="Arial"/>
                <w:sz w:val="22"/>
                <w:szCs w:val="22"/>
              </w:rPr>
            </w:pPr>
            <w:sdt>
              <w:sdtPr>
                <w:rPr>
                  <w:rFonts w:ascii="Arial" w:hAnsi="Arial" w:cs="Arial"/>
                  <w:sz w:val="22"/>
                  <w:szCs w:val="22"/>
                </w:rPr>
                <w:id w:val="-1111047732"/>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As required by Federal, State, or local laws, excluding instances of disclosure in any Federal, State, or local civil, criminal, administrative, legislative, or other proceeding. Some examples are laws that require reporting of child or elder abuse, some communicable diseases, and subjects threats to harm themselves or others.</w:t>
            </w:r>
          </w:p>
          <w:p w14:paraId="402C91A8">
            <w:pPr>
              <w:ind w:left="165" w:hanging="270"/>
              <w:rPr>
                <w:rFonts w:ascii="Arial" w:hAnsi="Arial" w:cs="Arial"/>
                <w:sz w:val="22"/>
                <w:szCs w:val="22"/>
                <w:shd w:val="clear" w:color="auto" w:fill="FFFFFF"/>
              </w:rPr>
            </w:pPr>
            <w:sdt>
              <w:sdtPr>
                <w:rPr>
                  <w:rFonts w:ascii="Arial" w:hAnsi="Arial" w:cs="Arial"/>
                  <w:sz w:val="22"/>
                  <w:szCs w:val="22"/>
                </w:rPr>
                <w:id w:val="-302318080"/>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When necessary for the medical treatment of the individual to whom the information, document, or biospecimen pertains and disclosed with the consent of such individual.</w:t>
            </w:r>
          </w:p>
          <w:p w14:paraId="402C91A9">
            <w:pPr>
              <w:ind w:left="-105"/>
              <w:rPr>
                <w:rFonts w:ascii="Arial" w:hAnsi="Arial" w:cs="Arial"/>
                <w:sz w:val="22"/>
                <w:szCs w:val="22"/>
              </w:rPr>
            </w:pPr>
            <w:sdt>
              <w:sdtPr>
                <w:rPr>
                  <w:rFonts w:ascii="Arial" w:hAnsi="Arial" w:cs="Arial"/>
                  <w:sz w:val="22"/>
                  <w:szCs w:val="22"/>
                </w:rPr>
                <w:id w:val="441499307"/>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Disclosed with the consent of the individual to whom the information, document, or biospecimen pertains</w:t>
            </w:r>
          </w:p>
          <w:p w14:paraId="402C91AA">
            <w:pPr>
              <w:ind w:left="254" w:hanging="359"/>
              <w:rPr>
                <w:rFonts w:ascii="Arial" w:hAnsi="Arial" w:cs="Arial"/>
                <w:sz w:val="22"/>
                <w:szCs w:val="22"/>
              </w:rPr>
            </w:pPr>
            <w:sdt>
              <w:sdtPr>
                <w:rPr>
                  <w:rFonts w:ascii="Arial" w:hAnsi="Arial" w:cs="Arial"/>
                  <w:sz w:val="22"/>
                  <w:szCs w:val="22"/>
                </w:rPr>
                <w:id w:val="-1796213573"/>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Disclosed for the purposes of other scientific research that is in compliance with applicable Federal regulations governing the protection of human subjects in research.</w:t>
            </w:r>
          </w:p>
          <w:p w14:paraId="402C91AB">
            <w:pPr>
              <w:ind w:left="-105"/>
              <w:rPr>
                <w:rFonts w:ascii="Arial" w:hAnsi="Arial" w:cs="Arial"/>
                <w:sz w:val="22"/>
                <w:szCs w:val="22"/>
                <w:shd w:val="clear" w:color="auto" w:fill="FFFFFF"/>
              </w:rPr>
            </w:pPr>
            <w:sdt>
              <w:sdtPr>
                <w:rPr>
                  <w:rFonts w:ascii="Arial" w:hAnsi="Arial" w:cs="Arial"/>
                  <w:sz w:val="22"/>
                  <w:szCs w:val="22"/>
                </w:rPr>
                <w:id w:val="-1712341120"/>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Other, describe/explain.</w:t>
            </w:r>
          </w:p>
          <w:p w14:paraId="402C91AC">
            <w:pPr>
              <w:ind w:left="74"/>
              <w:rPr>
                <w:rFonts w:ascii="Arial" w:hAnsi="Arial" w:cs="Arial"/>
                <w:sz w:val="22"/>
                <w:szCs w:val="22"/>
              </w:rPr>
            </w:pPr>
          </w:p>
          <w:tbl>
            <w:tblPr>
              <w:tblStyle w:val="14"/>
              <w:tblW w:w="10440" w:type="dxa"/>
              <w:tblCaption w:val="Answer Box"/>
              <w:tblDescription w:val="This space is provided for the answer to question 9.3."/>
              <w:tblInd w:w="2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692612513"/>
                  <w:placeholder>
                    <w:docPart w:val="9F3A0CA228AF96448ED4EFBD784573D2"/>
                  </w:placeholder>
                  <w:showingPlcHdr/>
                </w:sdtPr>
                <w:sdtEndPr>
                  <w:rPr>
                    <w:rStyle w:val="15"/>
                    <w:rFonts w:ascii="Arial" w:hAnsi="Arial" w:cs="Arial"/>
                  </w:rPr>
                </w:sdtEndPr>
                <w:sdtContent>
                  <w:tc>
                    <w:tcPr>
                      <w:tcW w:w="10440" w:type="dxa"/>
                      <w:tcBorders>
                        <w:top w:val="single" w:color="E8960C" w:sz="24" w:space="0"/>
                        <w:left w:val="single" w:color="E8960C" w:sz="24" w:space="0"/>
                        <w:bottom w:val="single" w:color="E8960C" w:sz="24" w:space="0"/>
                        <w:right w:val="single" w:color="E8960C" w:sz="24" w:space="0"/>
                      </w:tcBorders>
                      <w:vAlign w:val="center"/>
                    </w:tcPr>
                    <w:p w14:paraId="402C91AD">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AF">
            <w:pPr>
              <w:rPr>
                <w:rFonts w:ascii="Arial" w:hAnsi="Arial" w:cs="Arial"/>
                <w:sz w:val="22"/>
                <w:szCs w:val="22"/>
              </w:rPr>
            </w:pPr>
          </w:p>
        </w:tc>
      </w:tr>
    </w:tbl>
    <w:p w14:paraId="402C91B1">
      <w:pPr>
        <w:pStyle w:val="31"/>
        <w:rPr>
          <w:rFonts w:ascii="Arial" w:hAnsi="Arial" w:cs="Arial"/>
          <w:b/>
          <w:bCs/>
        </w:rPr>
      </w:pPr>
    </w:p>
    <w:p w14:paraId="402C91B2">
      <w:pPr>
        <w:pStyle w:val="31"/>
        <w:rPr>
          <w:rFonts w:ascii="Arial" w:hAnsi="Arial" w:cs="Arial"/>
        </w:rPr>
      </w:pPr>
      <w:r>
        <w:rPr>
          <w:rFonts w:ascii="Arial" w:hAnsi="Arial" w:cs="Arial"/>
          <w:b/>
          <w:bCs/>
        </w:rPr>
        <w:t xml:space="preserve">11.7 NIH Data Sharing: </w:t>
      </w:r>
      <w:r>
        <w:rPr>
          <w:rFonts w:ascii="Arial" w:hAnsi="Arial" w:cs="Arial"/>
        </w:rPr>
        <w:t>Indicate whether the study is subject to NIH data sharing requirements.</w:t>
      </w:r>
    </w:p>
    <w:p w14:paraId="402C91B3">
      <w:pPr>
        <w:rPr>
          <w:rFonts w:ascii="Arial" w:hAnsi="Arial" w:cs="Arial"/>
          <w:sz w:val="22"/>
          <w:szCs w:val="22"/>
        </w:rPr>
      </w:pPr>
      <w:sdt>
        <w:sdtPr>
          <w:rPr>
            <w:rFonts w:ascii="Arial" w:hAnsi="Arial" w:cs="Arial"/>
            <w:sz w:val="22"/>
            <w:szCs w:val="22"/>
          </w:rPr>
          <w:id w:val="-11937950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Not applicable</w:t>
      </w:r>
    </w:p>
    <w:p w14:paraId="402C91B4">
      <w:pPr>
        <w:ind w:left="270" w:hanging="270"/>
        <w:rPr>
          <w:rFonts w:ascii="Arial" w:hAnsi="Arial" w:cs="Arial"/>
          <w:sz w:val="22"/>
          <w:szCs w:val="22"/>
          <w:shd w:val="clear" w:color="auto" w:fill="FFFFFF"/>
        </w:rPr>
      </w:pPr>
      <w:sdt>
        <w:sdtPr>
          <w:rPr>
            <w:rFonts w:ascii="Arial" w:hAnsi="Arial" w:cs="Arial"/>
            <w:sz w:val="22"/>
            <w:szCs w:val="22"/>
          </w:rPr>
          <w:id w:val="-1274481657"/>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fldChar w:fldCharType="begin"/>
      </w:r>
      <w:r>
        <w:instrText xml:space="preserve"> HYPERLINK "https://grants.nih.gov/grants/guide/notice-files/NOT-OD-21-013.html" </w:instrText>
      </w:r>
      <w:r>
        <w:fldChar w:fldCharType="separate"/>
      </w:r>
      <w:r>
        <w:rPr>
          <w:rStyle w:val="20"/>
          <w:rFonts w:ascii="Arial" w:hAnsi="Arial" w:cs="Arial"/>
          <w:sz w:val="22"/>
          <w:szCs w:val="22"/>
          <w:shd w:val="clear" w:color="auto" w:fill="FFFFFF"/>
        </w:rPr>
        <w:t>NIH Policy for Data Management and Sharing</w:t>
      </w:r>
      <w:r>
        <w:rPr>
          <w:rStyle w:val="20"/>
          <w:rFonts w:ascii="Arial" w:hAnsi="Arial" w:cs="Arial"/>
          <w:sz w:val="22"/>
          <w:szCs w:val="22"/>
          <w:shd w:val="clear" w:color="auto" w:fill="FFFFFF"/>
        </w:rPr>
        <w:fldChar w:fldCharType="end"/>
      </w:r>
      <w:r>
        <w:rPr>
          <w:rFonts w:ascii="Arial" w:hAnsi="Arial" w:cs="Arial"/>
          <w:sz w:val="22"/>
          <w:szCs w:val="22"/>
          <w:shd w:val="clear" w:color="auto" w:fill="FFFFFF"/>
        </w:rPr>
        <w:t xml:space="preserve">. Insert the following language into the consent: </w:t>
      </w:r>
      <w:r>
        <w:fldChar w:fldCharType="begin"/>
      </w:r>
      <w:r>
        <w:instrText xml:space="preserve"> HYPERLINK "https://research.uci.edu/wp-content/uploads/nih-dms-consent-language.docx" </w:instrText>
      </w:r>
      <w:r>
        <w:fldChar w:fldCharType="separate"/>
      </w:r>
      <w:r>
        <w:rPr>
          <w:rStyle w:val="20"/>
          <w:rFonts w:ascii="Arial" w:hAnsi="Arial" w:cs="Arial"/>
          <w:sz w:val="22"/>
          <w:szCs w:val="22"/>
          <w:shd w:val="clear" w:color="auto" w:fill="FFFFFF"/>
        </w:rPr>
        <w:t>Consent Language: NIH Data Management and Sharing (DSM)</w:t>
      </w:r>
      <w:r>
        <w:rPr>
          <w:rStyle w:val="20"/>
          <w:rFonts w:ascii="Arial" w:hAnsi="Arial" w:cs="Arial"/>
          <w:sz w:val="22"/>
          <w:szCs w:val="22"/>
          <w:shd w:val="clear" w:color="auto" w:fill="FFFFFF"/>
        </w:rPr>
        <w:fldChar w:fldCharType="end"/>
      </w:r>
    </w:p>
    <w:p w14:paraId="402C91B5">
      <w:pPr>
        <w:ind w:left="270" w:hanging="270"/>
        <w:rPr>
          <w:rFonts w:ascii="Arial" w:hAnsi="Arial" w:cs="Arial"/>
          <w:color w:val="C00000"/>
          <w:sz w:val="22"/>
          <w:szCs w:val="22"/>
          <w:shd w:val="clear" w:color="auto" w:fill="FFFFFF"/>
        </w:rPr>
      </w:pPr>
      <w:sdt>
        <w:sdtPr>
          <w:rPr>
            <w:rFonts w:ascii="Arial" w:hAnsi="Arial" w:cs="Arial"/>
            <w:sz w:val="22"/>
            <w:szCs w:val="22"/>
          </w:rPr>
          <w:id w:val="829647544"/>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fldChar w:fldCharType="begin"/>
      </w:r>
      <w:r>
        <w:instrText xml:space="preserve"> HYPERLINK "https://grants.nih.gov/grants/guide/notice-files/not-od-14-124.html" </w:instrText>
      </w:r>
      <w:r>
        <w:fldChar w:fldCharType="separate"/>
      </w:r>
      <w:r>
        <w:rPr>
          <w:rStyle w:val="20"/>
          <w:rFonts w:ascii="Arial" w:hAnsi="Arial" w:cs="Arial"/>
          <w:sz w:val="22"/>
          <w:szCs w:val="22"/>
          <w:shd w:val="clear" w:color="auto" w:fill="FFFFFF"/>
        </w:rPr>
        <w:t>NIH Genomic Data Sharing Policy</w:t>
      </w:r>
      <w:r>
        <w:rPr>
          <w:rStyle w:val="20"/>
          <w:rFonts w:ascii="Arial" w:hAnsi="Arial" w:cs="Arial"/>
          <w:sz w:val="22"/>
          <w:szCs w:val="22"/>
          <w:shd w:val="clear" w:color="auto" w:fill="FFFFFF"/>
        </w:rPr>
        <w:fldChar w:fldCharType="end"/>
      </w:r>
      <w:r>
        <w:rPr>
          <w:rFonts w:ascii="Arial" w:hAnsi="Arial" w:cs="Arial"/>
          <w:sz w:val="22"/>
          <w:szCs w:val="22"/>
          <w:shd w:val="clear" w:color="auto" w:fill="FFFFFF"/>
        </w:rPr>
        <w:t xml:space="preserve">. Insert the following language into the consent: </w:t>
      </w:r>
      <w:r>
        <w:fldChar w:fldCharType="begin"/>
      </w:r>
      <w:r>
        <w:instrText xml:space="preserve"> HYPERLINK "https://research.uci.edu/wp-content/uploads/informed-consent-template-language-for-gds.docx" \t "_top" \o "informed-consent-template-language-for-gds.docx" </w:instrText>
      </w:r>
      <w:r>
        <w:fldChar w:fldCharType="separate"/>
      </w:r>
      <w:r>
        <w:rPr>
          <w:rStyle w:val="20"/>
          <w:rFonts w:ascii="Arial" w:hAnsi="Arial" w:cs="Arial"/>
          <w:sz w:val="22"/>
          <w:szCs w:val="22"/>
          <w:shd w:val="clear" w:color="auto" w:fill="FFFFFF"/>
        </w:rPr>
        <w:t>Consent Language: NIH Genomic Data Sharing (GDS)</w:t>
      </w:r>
      <w:r>
        <w:rPr>
          <w:rStyle w:val="20"/>
          <w:rFonts w:ascii="Arial" w:hAnsi="Arial" w:cs="Arial"/>
          <w:sz w:val="22"/>
          <w:szCs w:val="22"/>
          <w:shd w:val="clear" w:color="auto" w:fill="FFFFFF"/>
        </w:rPr>
        <w:fldChar w:fldCharType="end"/>
      </w:r>
    </w:p>
    <w:p w14:paraId="402C91B6">
      <w:pPr>
        <w:rPr>
          <w:rFonts w:ascii="Arial" w:hAnsi="Arial" w:cs="Arial"/>
          <w:sz w:val="22"/>
          <w:szCs w:val="22"/>
        </w:rPr>
      </w:pPr>
      <w:sdt>
        <w:sdtPr>
          <w:rPr>
            <w:rFonts w:ascii="Arial" w:hAnsi="Arial" w:cs="Arial"/>
            <w:sz w:val="22"/>
            <w:szCs w:val="22"/>
          </w:rPr>
          <w:id w:val="1281379469"/>
          <w14:checkbox>
            <w14:checked w14:val="0"/>
            <w14:checkedState w14:val="2612" w14:font="MS Gothic"/>
            <w14:uncheckedState w14:val="2610" w14:font="MS Gothic"/>
          </w14:checkbox>
        </w:sdtPr>
        <w:sdtEndPr>
          <w:rPr>
            <w:rFonts w:ascii="Arial" w:hAnsi="Arial"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sz w:val="22"/>
          <w:szCs w:val="22"/>
          <w:shd w:val="clear" w:color="auto" w:fill="FFFFFF"/>
        </w:rPr>
        <w:t>Other, describe/explain.</w:t>
      </w:r>
    </w:p>
    <w:p w14:paraId="402C91B7">
      <w:pPr>
        <w:pStyle w:val="31"/>
        <w:ind w:left="1267"/>
        <w:rPr>
          <w:rFonts w:ascii="Arial" w:hAnsi="Arial" w:cs="Arial"/>
          <w:i/>
          <w:iCs/>
          <w:color w:val="595959" w:themeColor="text1" w:themeTint="A6"/>
          <w14:textFill>
            <w14:solidFill>
              <w14:schemeClr w14:val="tx1">
                <w14:lumMod w14:val="65000"/>
                <w14:lumOff w14:val="35000"/>
              </w14:schemeClr>
            </w14:solidFill>
          </w14:textFill>
        </w:rPr>
      </w:pPr>
    </w:p>
    <w:tbl>
      <w:tblPr>
        <w:tblStyle w:val="14"/>
        <w:tblW w:w="10440" w:type="dxa"/>
        <w:tblCaption w:val="Answer Box"/>
        <w:tblDescription w:val="This space is provided for the answer to question 5.13."/>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82488402"/>
            <w:placeholder>
              <w:docPart w:val="FC74BB31A24B6A4C9F854F494688782D"/>
            </w:placeholder>
            <w:showingPlcHdr/>
          </w:sdtPr>
          <w:sdtEndPr>
            <w:rPr>
              <w:rStyle w:val="15"/>
              <w:rFonts w:ascii="Arial" w:hAnsi="Arial" w:cs="Arial"/>
            </w:rPr>
          </w:sdtEndPr>
          <w:sdtContent>
            <w:tc>
              <w:tcPr>
                <w:tcW w:w="10440" w:type="dxa"/>
                <w:tcBorders>
                  <w:top w:val="single" w:color="E8960C" w:sz="24" w:space="0"/>
                  <w:left w:val="single" w:color="E8960C" w:sz="24" w:space="0"/>
                  <w:bottom w:val="single" w:color="E8960C" w:sz="24" w:space="0"/>
                  <w:right w:val="single" w:color="E8960C" w:sz="24" w:space="0"/>
                </w:tcBorders>
                <w:vAlign w:val="center"/>
              </w:tcPr>
              <w:p w14:paraId="402C91B8">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BA">
      <w:pPr>
        <w:pStyle w:val="31"/>
        <w:rPr>
          <w:rFonts w:ascii="Arial" w:hAnsi="Arial" w:cs="Arial"/>
          <w:b/>
          <w:bCs/>
        </w:rPr>
      </w:pPr>
      <w:r>
        <w:rPr>
          <w:rFonts w:ascii="Arial" w:hAnsi="Arial" w:cs="Arial"/>
          <w:b/>
          <w:bCs/>
        </w:rPr>
        <w:t xml:space="preserve"> </w:t>
      </w:r>
    </w:p>
    <w:p w14:paraId="402C91BB">
      <w:pPr>
        <w:pStyle w:val="31"/>
        <w:rPr>
          <w:rFonts w:ascii="Arial" w:hAnsi="Arial" w:cs="Arial"/>
        </w:rPr>
      </w:pPr>
      <w:r>
        <w:rPr>
          <w:rFonts w:ascii="Arial" w:hAnsi="Arial" w:cs="Arial"/>
          <w:b/>
          <w:bCs/>
        </w:rPr>
        <w:t>11.8 Future Contact with Participants:</w:t>
      </w:r>
      <w:r>
        <w:rPr>
          <w:rFonts w:ascii="Arial" w:hAnsi="Arial" w:cs="Arial"/>
        </w:rPr>
        <w:t xml:space="preserve"> If there is a plan to retain participant contact information to recruit them for future research, address the following:</w:t>
      </w:r>
    </w:p>
    <w:p w14:paraId="402C91BC">
      <w:pPr>
        <w:pStyle w:val="31"/>
        <w:numPr>
          <w:ilvl w:val="2"/>
          <w:numId w:val="40"/>
        </w:numPr>
        <w:ind w:left="900" w:hanging="900"/>
        <w:rPr>
          <w:rFonts w:ascii="Arial" w:hAnsi="Arial" w:cs="Arial"/>
        </w:rPr>
      </w:pPr>
      <w:r>
        <w:rPr>
          <w:rFonts w:ascii="Arial" w:hAnsi="Arial" w:cs="Arial"/>
        </w:rPr>
        <w:t>Describe the purpose of the future contact.</w:t>
      </w:r>
    </w:p>
    <w:p w14:paraId="402C91BD">
      <w:pPr>
        <w:pStyle w:val="31"/>
        <w:numPr>
          <w:ilvl w:val="2"/>
          <w:numId w:val="40"/>
        </w:numPr>
        <w:ind w:left="900" w:hanging="900"/>
        <w:rPr>
          <w:rFonts w:ascii="Arial" w:hAnsi="Arial" w:cs="Arial"/>
        </w:rPr>
      </w:pPr>
      <w:r>
        <w:rPr>
          <w:rFonts w:ascii="Arial" w:hAnsi="Arial" w:cs="Arial"/>
        </w:rPr>
        <w:t>Specify whether use of the contact information will be limited to the UCI study team.</w:t>
      </w:r>
    </w:p>
    <w:p w14:paraId="402C91BE">
      <w:pPr>
        <w:pStyle w:val="31"/>
        <w:numPr>
          <w:ilvl w:val="3"/>
          <w:numId w:val="40"/>
        </w:numPr>
        <w:ind w:left="1890" w:hanging="990"/>
        <w:rPr>
          <w:rFonts w:ascii="Arial" w:hAnsi="Arial" w:cs="Arial"/>
        </w:rPr>
      </w:pPr>
      <w:r>
        <w:rPr>
          <w:rFonts w:ascii="Arial" w:hAnsi="Arial" w:cs="Arial"/>
        </w:rPr>
        <w:t>If applicable, describe who else could be provided with the contact information and criteria for approving requests.</w:t>
      </w:r>
    </w:p>
    <w:p w14:paraId="402C91BF">
      <w:pPr>
        <w:pStyle w:val="31"/>
        <w:ind w:left="1267"/>
        <w:rPr>
          <w:rFonts w:ascii="Arial" w:hAnsi="Arial" w:cs="Arial"/>
          <w:i/>
          <w:iCs/>
          <w:color w:val="595959" w:themeColor="text1" w:themeTint="A6"/>
          <w14:textFill>
            <w14:solidFill>
              <w14:schemeClr w14:val="tx1">
                <w14:lumMod w14:val="65000"/>
                <w14:lumOff w14:val="35000"/>
              </w14:schemeClr>
            </w14:solidFill>
          </w14:textFill>
        </w:rPr>
      </w:pPr>
    </w:p>
    <w:tbl>
      <w:tblPr>
        <w:tblStyle w:val="14"/>
        <w:tblW w:w="10800" w:type="dxa"/>
        <w:tblCaption w:val="Answer Box"/>
        <w:tblDescription w:val="This space is provided for the answer to question 5.13."/>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59743741"/>
            <w:placeholder>
              <w:docPart w:val="D7F59B94E3689F43910FB7ACABDF879E"/>
            </w:placeholder>
            <w:showingPlcHdr/>
          </w:sdtPr>
          <w:sdtEndPr>
            <w:rPr>
              <w:rStyle w:val="15"/>
              <w:rFonts w:ascii="Arial" w:hAnsi="Arial" w:cs="Arial"/>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91C0">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C2">
      <w:pPr>
        <w:pStyle w:val="31"/>
        <w:rPr>
          <w:rFonts w:ascii="Arial" w:hAnsi="Arial" w:cs="Arial"/>
          <w:b/>
          <w:bCs/>
        </w:rPr>
      </w:pPr>
      <w:r>
        <w:rPr>
          <w:rFonts w:ascii="Arial" w:hAnsi="Arial" w:cs="Arial"/>
          <w:b/>
          <w:bCs/>
        </w:rPr>
        <w:t xml:space="preserve"> </w:t>
      </w:r>
    </w:p>
    <w:p w14:paraId="402C91C3">
      <w:pPr>
        <w:pStyle w:val="31"/>
        <w:rPr>
          <w:rFonts w:ascii="Arial" w:hAnsi="Arial" w:cs="Arial"/>
        </w:rPr>
      </w:pPr>
      <w:r>
        <w:rPr>
          <w:rFonts w:ascii="Arial" w:hAnsi="Arial" w:cs="Arial"/>
          <w:b/>
          <w:bCs/>
        </w:rPr>
        <w:t>11.9 Future/Secondary Research:</w:t>
      </w:r>
      <w:r>
        <w:rPr>
          <w:rFonts w:ascii="Arial" w:hAnsi="Arial" w:cs="Arial"/>
        </w:rPr>
        <w:t xml:space="preserve"> If information/biospecimens be shared, used again, or stored for undefined future research purposes beyond the aims/scope written in the current protocol (i.e. secondary research), address the following:</w:t>
      </w:r>
    </w:p>
    <w:p w14:paraId="402C91C4">
      <w:pPr>
        <w:pStyle w:val="31"/>
        <w:numPr>
          <w:ilvl w:val="2"/>
          <w:numId w:val="41"/>
        </w:numPr>
        <w:ind w:left="900" w:hanging="900"/>
        <w:rPr>
          <w:rFonts w:ascii="Arial" w:hAnsi="Arial" w:cs="Arial"/>
        </w:rPr>
      </w:pPr>
      <w:r>
        <w:rPr>
          <w:rFonts w:ascii="Arial" w:hAnsi="Arial" w:cs="Arial"/>
        </w:rPr>
        <w:t>Specify who will establish and manage the biorepository/registry/database.</w:t>
      </w:r>
    </w:p>
    <w:p w14:paraId="402C91C5">
      <w:pPr>
        <w:pStyle w:val="31"/>
        <w:numPr>
          <w:ilvl w:val="2"/>
          <w:numId w:val="41"/>
        </w:numPr>
        <w:ind w:left="900" w:hanging="900"/>
        <w:rPr>
          <w:rFonts w:ascii="Arial" w:hAnsi="Arial" w:cs="Arial"/>
        </w:rPr>
      </w:pPr>
      <w:r>
        <w:rPr>
          <w:rFonts w:ascii="Arial" w:hAnsi="Arial" w:cs="Arial"/>
          <w:spacing w:val="2"/>
        </w:rPr>
        <w:t>If biorepository/registry/database is managed by the UCI study team, address the following:</w:t>
      </w:r>
    </w:p>
    <w:p w14:paraId="402C91C6">
      <w:pPr>
        <w:pStyle w:val="31"/>
        <w:numPr>
          <w:ilvl w:val="3"/>
          <w:numId w:val="41"/>
        </w:numPr>
        <w:ind w:left="1980" w:hanging="1080"/>
        <w:rPr>
          <w:rFonts w:ascii="Arial" w:hAnsi="Arial" w:cs="Arial"/>
        </w:rPr>
      </w:pPr>
      <w:r>
        <w:rPr>
          <w:rFonts w:ascii="Arial" w:hAnsi="Arial" w:cs="Arial"/>
        </w:rPr>
        <w:t>Specify who on the UCI study team will manage the biorepository/registry/database (i.e., person responsible for receiving requests, stripping identifiers, distributing information/biospecimens).</w:t>
      </w:r>
    </w:p>
    <w:p w14:paraId="402C91C7">
      <w:pPr>
        <w:pStyle w:val="31"/>
        <w:numPr>
          <w:ilvl w:val="3"/>
          <w:numId w:val="41"/>
        </w:numPr>
        <w:ind w:left="1980" w:hanging="1080"/>
        <w:rPr>
          <w:rFonts w:ascii="Arial" w:hAnsi="Arial" w:cs="Arial"/>
        </w:rPr>
      </w:pPr>
      <w:r>
        <w:rPr>
          <w:rFonts w:ascii="Arial" w:hAnsi="Arial" w:cs="Arial"/>
        </w:rPr>
        <w:t xml:space="preserve">Describe the procedures to release information/specimens, including the process to request a release, approvals required for release and who can obtain information or specimens. </w:t>
      </w:r>
    </w:p>
    <w:p w14:paraId="402C91C8">
      <w:pPr>
        <w:pStyle w:val="31"/>
        <w:numPr>
          <w:ilvl w:val="3"/>
          <w:numId w:val="41"/>
        </w:numPr>
        <w:ind w:left="1980" w:hanging="1080"/>
        <w:rPr>
          <w:rFonts w:ascii="Arial" w:hAnsi="Arial" w:cs="Arial"/>
        </w:rPr>
      </w:pPr>
      <w:r>
        <w:rPr>
          <w:rFonts w:ascii="Arial" w:hAnsi="Arial" w:cs="Arial"/>
        </w:rPr>
        <w:t>Provide the physical location where the information/biospecimens will be stored (i.e. building and room number, indicate if freezer is involved, etc.).</w:t>
      </w:r>
    </w:p>
    <w:p w14:paraId="402C91C9">
      <w:pPr>
        <w:pStyle w:val="31"/>
        <w:numPr>
          <w:ilvl w:val="3"/>
          <w:numId w:val="41"/>
        </w:numPr>
        <w:ind w:left="1980" w:hanging="1080"/>
        <w:rPr>
          <w:rFonts w:ascii="Arial" w:hAnsi="Arial" w:cs="Arial"/>
        </w:rPr>
      </w:pPr>
      <w:r>
        <w:rPr>
          <w:rFonts w:ascii="Arial" w:hAnsi="Arial" w:cs="Arial"/>
        </w:rPr>
        <w:t>Describe the security plan for the biorepository/registry/database. Include, if there are automated backup security systems to monitor storage equipment, including a backup power source in the event of a freezer failure or other emergency.</w:t>
      </w:r>
    </w:p>
    <w:p w14:paraId="402C91CA">
      <w:pPr>
        <w:pStyle w:val="31"/>
        <w:numPr>
          <w:ilvl w:val="2"/>
          <w:numId w:val="41"/>
        </w:numPr>
        <w:ind w:left="900" w:hanging="900"/>
        <w:rPr>
          <w:rFonts w:ascii="Arial" w:hAnsi="Arial" w:cs="Arial"/>
        </w:rPr>
      </w:pPr>
      <w:r>
        <w:rPr>
          <w:rFonts w:ascii="Arial" w:hAnsi="Arial" w:cs="Arial"/>
        </w:rPr>
        <w:t>Specify what information/biospecimens will be included in the biorepository/registry/database.</w:t>
      </w:r>
    </w:p>
    <w:p w14:paraId="402C91CB">
      <w:pPr>
        <w:pStyle w:val="31"/>
        <w:numPr>
          <w:ilvl w:val="2"/>
          <w:numId w:val="41"/>
        </w:numPr>
        <w:ind w:left="900" w:hanging="900"/>
        <w:rPr>
          <w:rFonts w:ascii="Arial" w:hAnsi="Arial" w:cs="Arial"/>
        </w:rPr>
      </w:pPr>
      <w:r>
        <w:rPr>
          <w:rFonts w:ascii="Arial" w:hAnsi="Arial" w:cs="Arial"/>
        </w:rPr>
        <w:t>Provide a complete list of all information/biospecimens to be shared with researchers and provide the rationale.</w:t>
      </w:r>
    </w:p>
    <w:p w14:paraId="402C91CC">
      <w:pPr>
        <w:pStyle w:val="31"/>
        <w:numPr>
          <w:ilvl w:val="2"/>
          <w:numId w:val="41"/>
        </w:numPr>
        <w:ind w:left="900" w:hanging="900"/>
        <w:rPr>
          <w:rFonts w:ascii="Arial" w:hAnsi="Arial" w:cs="Arial"/>
        </w:rPr>
      </w:pPr>
      <w:r>
        <w:rPr>
          <w:rFonts w:ascii="Arial" w:hAnsi="Arial" w:cs="Arial"/>
        </w:rPr>
        <w:t>Describe the broadest possible future uses, including limitations or restrictions (if any) on future uses or users.</w:t>
      </w:r>
    </w:p>
    <w:p w14:paraId="402C91CD">
      <w:pPr>
        <w:pStyle w:val="31"/>
        <w:ind w:left="1267"/>
        <w:rPr>
          <w:rFonts w:ascii="Arial" w:hAnsi="Arial" w:cs="Arial"/>
          <w:i/>
          <w:iCs/>
          <w:color w:val="595959" w:themeColor="text1" w:themeTint="A6"/>
          <w14:textFill>
            <w14:solidFill>
              <w14:schemeClr w14:val="tx1">
                <w14:lumMod w14:val="65000"/>
                <w14:lumOff w14:val="35000"/>
              </w14:schemeClr>
            </w14:solidFill>
          </w14:textFill>
        </w:rPr>
      </w:pPr>
    </w:p>
    <w:tbl>
      <w:tblPr>
        <w:tblStyle w:val="14"/>
        <w:tblW w:w="10800" w:type="dxa"/>
        <w:tblCaption w:val="Answer Box"/>
        <w:tblDescription w:val="This space is provided for the answer to question 5.13."/>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0"/>
      </w:tblGrid>
      <w:tr w14:paraId="402C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590309501"/>
            <w:placeholder>
              <w:docPart w:val="03DAD63682C840409D2FCDB8FB747D75"/>
            </w:placeholder>
            <w:showingPlcHdr/>
          </w:sdtPr>
          <w:sdtEndPr>
            <w:rPr>
              <w:rStyle w:val="15"/>
              <w:rFonts w:ascii="Arial" w:hAnsi="Arial" w:cs="Arial"/>
            </w:rPr>
          </w:sdtEndPr>
          <w:sdtContent>
            <w:tc>
              <w:tcPr>
                <w:tcW w:w="10800" w:type="dxa"/>
                <w:tcBorders>
                  <w:top w:val="single" w:color="E8960C" w:sz="24" w:space="0"/>
                  <w:left w:val="single" w:color="E8960C" w:sz="24" w:space="0"/>
                  <w:bottom w:val="single" w:color="E8960C" w:sz="24" w:space="0"/>
                  <w:right w:val="single" w:color="E8960C" w:sz="24" w:space="0"/>
                </w:tcBorders>
                <w:vAlign w:val="center"/>
              </w:tcPr>
              <w:p w14:paraId="402C91CE">
                <w:pPr>
                  <w:pStyle w:val="31"/>
                  <w:rPr>
                    <w:rFonts w:ascii="Arial" w:hAnsi="Arial" w:cs="Arial"/>
                  </w:rPr>
                </w:pPr>
                <w:r>
                  <w:rPr>
                    <w:rStyle w:val="27"/>
                    <w:rFonts w:ascii="Arial" w:hAnsi="Arial" w:cs="Arial"/>
                    <w:color w:val="595959" w:themeColor="text1" w:themeTint="A6"/>
                    <w14:textFill>
                      <w14:solidFill>
                        <w14:schemeClr w14:val="tx1">
                          <w14:lumMod w14:val="65000"/>
                          <w14:lumOff w14:val="35000"/>
                        </w14:schemeClr>
                      </w14:solidFill>
                    </w14:textFill>
                  </w:rPr>
                  <w:t>Click or tap here to enter text.</w:t>
                </w:r>
              </w:p>
            </w:tc>
          </w:sdtContent>
        </w:sdt>
      </w:tr>
    </w:tbl>
    <w:p w14:paraId="402C91D0">
      <w:pPr>
        <w:rPr>
          <w:rFonts w:ascii="Arial" w:hAnsi="Arial" w:cs="Arial"/>
          <w:sz w:val="22"/>
          <w:szCs w:val="22"/>
        </w:rPr>
      </w:pPr>
    </w:p>
    <w:p w14:paraId="402C91D1">
      <w:pPr>
        <w:pStyle w:val="24"/>
        <w:shd w:val="clear" w:color="auto" w:fill="255799"/>
        <w:spacing w:before="0" w:after="0"/>
        <w:rPr>
          <w:rFonts w:ascii="Arial" w:hAnsi="Arial" w:cs="Arial"/>
          <w:sz w:val="22"/>
          <w:szCs w:val="22"/>
        </w:rPr>
      </w:pPr>
      <w:r>
        <w:rPr>
          <w:rFonts w:ascii="Arial" w:hAnsi="Arial" w:cs="Arial"/>
          <w:sz w:val="22"/>
          <w:szCs w:val="22"/>
        </w:rPr>
        <w:t xml:space="preserve"> 12.  RISK/BENEFIT ASSESSMENT</w:t>
      </w:r>
    </w:p>
    <w:p w14:paraId="402C91D2">
      <w:pPr>
        <w:pStyle w:val="31"/>
        <w:rPr>
          <w:rFonts w:ascii="Arial" w:hAnsi="Arial" w:cs="Arial"/>
          <w:b/>
          <w:bCs/>
        </w:rPr>
      </w:pPr>
    </w:p>
    <w:p w14:paraId="402C91D3">
      <w:pPr>
        <w:pStyle w:val="31"/>
        <w:rPr>
          <w:rFonts w:ascii="Arial" w:hAnsi="Arial" w:cs="Arial"/>
        </w:rPr>
      </w:pPr>
      <w:r>
        <w:rPr>
          <w:rFonts w:ascii="Arial" w:hAnsi="Arial" w:cs="Arial"/>
          <w:b/>
          <w:bCs/>
        </w:rPr>
        <w:t>12.1 Risks:</w:t>
      </w:r>
      <w:r>
        <w:rPr>
          <w:rFonts w:ascii="Arial" w:hAnsi="Arial" w:cs="Arial"/>
        </w:rPr>
        <w:t xml:space="preserve"> </w:t>
      </w:r>
    </w:p>
    <w:p w14:paraId="402C91D4">
      <w:pPr>
        <w:pStyle w:val="31"/>
        <w:numPr>
          <w:ilvl w:val="2"/>
          <w:numId w:val="42"/>
        </w:numPr>
        <w:ind w:left="900" w:hanging="900"/>
        <w:rPr>
          <w:rFonts w:ascii="Arial" w:hAnsi="Arial" w:cs="Arial"/>
        </w:rPr>
      </w:pPr>
      <w:r>
        <w:rPr>
          <w:rFonts w:ascii="Arial" w:hAnsi="Arial" w:cs="Arial"/>
        </w:rPr>
        <w:t xml:space="preserve">Describe and assess any reasonably foreseeable risks of harm, discomforts, and hazards for each participant population. Risks can generally be categorized as physical, psychological, sociological, economic, and legal. A bullet point list is recommended. </w:t>
      </w:r>
    </w:p>
    <w:p w14:paraId="402C91D5">
      <w:pPr>
        <w:pStyle w:val="31"/>
        <w:numPr>
          <w:ilvl w:val="2"/>
          <w:numId w:val="42"/>
        </w:numPr>
        <w:ind w:left="900" w:hanging="900"/>
        <w:rPr>
          <w:rFonts w:ascii="Arial" w:hAnsi="Arial" w:cs="Arial"/>
        </w:rPr>
      </w:pPr>
      <w:commentRangeStart w:id="19"/>
      <w:r>
        <w:rPr>
          <w:rFonts w:ascii="Arial" w:hAnsi="Arial" w:cs="Arial"/>
        </w:rPr>
        <w:t>Include an assessment of their expected frequency (e.g., common – 65%, less common – 40%, unlikely – 5%, rare - &lt;1%) and the seriousness (mild, moderate, severe).</w:t>
      </w:r>
    </w:p>
    <w:p w14:paraId="402C91D6">
      <w:pPr>
        <w:pStyle w:val="31"/>
        <w:numPr>
          <w:ilvl w:val="2"/>
          <w:numId w:val="42"/>
        </w:numPr>
        <w:ind w:left="900" w:hanging="900"/>
        <w:rPr>
          <w:rFonts w:ascii="Arial" w:hAnsi="Arial" w:cs="Arial"/>
        </w:rPr>
      </w:pPr>
      <w:r>
        <w:rPr>
          <w:rFonts w:ascii="Arial" w:hAnsi="Arial" w:cs="Arial"/>
        </w:rPr>
        <w:t xml:space="preserve">If this study will involve the collection of identifiable private information, include the risk of a potential breach of confidentiality. </w:t>
      </w:r>
      <w:commentRangeEnd w:id="19"/>
      <w:r>
        <w:rPr>
          <w:rStyle w:val="21"/>
          <w:rFonts w:ascii="Times New Roman" w:hAnsi="Times New Roman" w:eastAsia="Times New Roman" w:cs="Times New Roman"/>
        </w:rPr>
        <w:commentReference w:id="19"/>
      </w:r>
    </w:p>
    <w:p w14:paraId="402C91D7">
      <w:pPr>
        <w:pStyle w:val="31"/>
        <w:ind w:left="720"/>
        <w:rPr>
          <w:rFonts w:ascii="Arial" w:hAnsi="Arial" w:cs="Arial"/>
        </w:rPr>
      </w:pPr>
    </w:p>
    <w:p w14:paraId="402C91D8">
      <w:pPr>
        <w:rPr>
          <w:rFonts w:ascii="Arial" w:hAnsi="Arial" w:cs="Arial"/>
          <w:b/>
          <w:bCs/>
          <w:i/>
          <w:iCs/>
          <w:color w:val="808080" w:themeColor="background1" w:themeShade="80"/>
          <w:sz w:val="22"/>
          <w:szCs w:val="22"/>
        </w:rPr>
      </w:pPr>
      <w:sdt>
        <w:sdtPr>
          <w:rPr>
            <w:rFonts w:ascii="Arial" w:hAnsi="Arial" w:eastAsia="MS Gothic" w:cs="Arial"/>
            <w:sz w:val="22"/>
            <w:szCs w:val="22"/>
          </w:rPr>
          <w:id w:val="-1374385866"/>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808080" w:themeColor="background1" w:themeShade="80"/>
          <w:sz w:val="22"/>
          <w:szCs w:val="22"/>
        </w:rPr>
        <w:t>This is included in the UCI consent document attached.</w:t>
      </w:r>
    </w:p>
    <w:tbl>
      <w:tblPr>
        <w:tblStyle w:val="14"/>
        <w:tblW w:w="0" w:type="auto"/>
        <w:tblCaption w:val="Answer Box"/>
        <w:tblDescription w:val="This space is provided for the answer to question 10.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eastAsiaTheme="minorHAnsi"/>
              <w:szCs w:val="22"/>
            </w:rPr>
            <w:id w:val="-863668383"/>
            <w:placeholder>
              <w:docPart w:val="1D44EA70F5020444805E27C8E7299426"/>
            </w:placeholder>
          </w:sdtPr>
          <w:sdtEndPr>
            <w:rPr>
              <w:rStyle w:val="15"/>
              <w:rFonts w:ascii="Arial" w:hAnsi="Arial" w:cs="Arial" w:eastAsiaTheme="minorHAnsi"/>
              <w:szCs w:val="22"/>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1D9">
                <w:pPr>
                  <w:pStyle w:val="10"/>
                  <w:rPr>
                    <w:ins w:id="49" w:author="William Kettler" w:date="2025-11-05T17:49:00Z"/>
                    <w:rStyle w:val="16"/>
                    <w:rFonts w:eastAsia="宋体"/>
                    <w:lang w:eastAsia="zh-CN"/>
                  </w:rPr>
                </w:pPr>
                <w:del w:id="50" w:author="William Kettler" w:date="2025-11-05T17:49:00Z">
                  <w:r>
                    <w:rPr>
                      <w:rStyle w:val="32"/>
                      <w:rFonts w:hint="eastAsia" w:ascii="Arial" w:hAnsi="Arial" w:eastAsia="宋体" w:cs="Arial"/>
                      <w:lang w:eastAsia="zh-CN"/>
                    </w:rPr>
                    <w:delText>There</w:delText>
                  </w:r>
                </w:del>
                <w:del w:id="51" w:author="William Kettler" w:date="2025-11-05T17:49:00Z">
                  <w:r>
                    <w:rPr>
                      <w:rStyle w:val="32"/>
                      <w:rFonts w:ascii="Arial" w:hAnsi="Arial" w:eastAsia="宋体" w:cs="Arial"/>
                      <w:lang w:eastAsia="zh-CN"/>
                    </w:rPr>
                    <w:delText>’</w:delText>
                  </w:r>
                </w:del>
                <w:del w:id="52" w:author="William Kettler" w:date="2025-11-05T17:49:00Z">
                  <w:r>
                    <w:rPr>
                      <w:rStyle w:val="32"/>
                      <w:rFonts w:hint="eastAsia" w:ascii="Arial" w:hAnsi="Arial" w:eastAsia="宋体" w:cs="Arial"/>
                      <w:lang w:eastAsia="zh-CN"/>
                    </w:rPr>
                    <w:delText>s no risk of harm, discomforts, and hazard that is foreseeable.</w:delText>
                  </w:r>
                </w:del>
                <w:ins w:id="53" w:author="William Kettler" w:date="2025-11-05T17:49:00Z">
                  <w:r>
                    <w:rPr/>
                    <w:t xml:space="preserve">The study will involve the collection of identifiable private information, such as participant names, contact information, and study-specific identifiers. Therefore, there is a potential risk of a breach of confidentiality though this risk is </w:t>
                  </w:r>
                </w:ins>
                <w:ins w:id="54" w:author="William Kettler" w:date="2025-11-05T17:49:00Z">
                  <w:r>
                    <w:rPr>
                      <w:rFonts w:eastAsia="宋体"/>
                      <w:lang w:eastAsia="zh-CN"/>
                    </w:rPr>
                    <w:t>rare</w:t>
                  </w:r>
                </w:ins>
                <w:ins w:id="55" w:author="William Kettler" w:date="2025-11-05T17:49:00Z">
                  <w:r>
                    <w:rPr>
                      <w:rStyle w:val="16"/>
                    </w:rPr>
                    <w:t xml:space="preserve"> (&lt;</w:t>
                  </w:r>
                </w:ins>
                <w:ins w:id="56" w:author="William Kettler" w:date="2025-11-05T17:49:00Z">
                  <w:r>
                    <w:rPr>
                      <w:rStyle w:val="16"/>
                      <w:rFonts w:eastAsia="宋体"/>
                      <w:lang w:eastAsia="zh-CN"/>
                    </w:rPr>
                    <w:t>1</w:t>
                  </w:r>
                </w:ins>
                <w:ins w:id="57" w:author="William Kettler" w:date="2025-11-05T17:49:00Z">
                  <w:r>
                    <w:rPr>
                      <w:rStyle w:val="16"/>
                    </w:rPr>
                    <w:t>%)</w:t>
                  </w:r>
                </w:ins>
                <w:ins w:id="58" w:author="William Kettler" w:date="2025-11-05T17:49:00Z">
                  <w:r>
                    <w:rPr>
                      <w:rStyle w:val="16"/>
                      <w:rFonts w:eastAsia="宋体"/>
                      <w:lang w:eastAsia="zh-CN"/>
                    </w:rPr>
                    <w:t xml:space="preserve">. </w:t>
                  </w:r>
                </w:ins>
              </w:p>
              <w:p w14:paraId="402C91DA">
                <w:pPr>
                  <w:pStyle w:val="31"/>
                  <w:rPr>
                    <w:rFonts w:ascii="Arial" w:hAnsi="Arial" w:cs="Arial"/>
                  </w:rPr>
                </w:pPr>
                <w:ins w:id="59" w:author="William Kettler" w:date="2025-11-05T17:49:00Z">
                  <w:r>
                    <w:rPr>
                      <w:rFonts w:ascii="Times New Roman" w:hAnsi="Times New Roman" w:eastAsia="Times New Roman" w:cs="Times New Roman"/>
                      <w:sz w:val="24"/>
                      <w:szCs w:val="24"/>
                    </w:rPr>
                    <w:t>Participants might feel slight discomfort or fatigue during the study. In addition, prolonged focus on the computer screen may cause visual strain, eye discomfort, or mild dizziness in some participant though this risk happens unlikely (5%)</w:t>
                  </w:r>
                </w:ins>
              </w:p>
            </w:tc>
          </w:sdtContent>
        </w:sdt>
      </w:tr>
    </w:tbl>
    <w:p w14:paraId="402C91DC">
      <w:pPr>
        <w:pStyle w:val="31"/>
        <w:ind w:left="450" w:hanging="450"/>
        <w:rPr>
          <w:rFonts w:ascii="Arial" w:hAnsi="Arial" w:cs="Arial"/>
        </w:rPr>
      </w:pPr>
    </w:p>
    <w:p w14:paraId="402C91DD">
      <w:pPr>
        <w:pStyle w:val="31"/>
        <w:rPr>
          <w:rFonts w:ascii="Arial" w:hAnsi="Arial" w:cs="Arial"/>
        </w:rPr>
      </w:pPr>
      <w:r>
        <w:rPr>
          <w:rFonts w:ascii="Arial" w:hAnsi="Arial" w:cs="Arial"/>
          <w:b/>
          <w:bCs/>
        </w:rPr>
        <w:t>12.2 Risk Management:</w:t>
      </w:r>
      <w:r>
        <w:rPr>
          <w:rFonts w:ascii="Arial" w:hAnsi="Arial" w:cs="Arial"/>
        </w:rPr>
        <w:t xml:space="preserve"> Describe how the risks will be reduced or managed. </w:t>
      </w:r>
    </w:p>
    <w:p w14:paraId="402C91DE">
      <w:pPr>
        <w:pStyle w:val="31"/>
        <w:rPr>
          <w:rFonts w:ascii="Arial" w:hAnsi="Arial" w:cs="Arial"/>
        </w:rPr>
      </w:pPr>
    </w:p>
    <w:p w14:paraId="402C91DF">
      <w:pPr>
        <w:rPr>
          <w:rFonts w:ascii="Arial" w:hAnsi="Arial" w:cs="Arial"/>
          <w:color w:val="C00000"/>
          <w:sz w:val="22"/>
          <w:szCs w:val="22"/>
        </w:rPr>
      </w:pPr>
      <w:sdt>
        <w:sdtPr>
          <w:rPr>
            <w:rFonts w:ascii="Arial" w:hAnsi="Arial" w:eastAsia="MS Gothic" w:cs="Arial"/>
            <w:sz w:val="22"/>
            <w:szCs w:val="22"/>
          </w:rPr>
          <w:id w:val="1624651952"/>
          <w14:checkbox>
            <w14:checked w14:val="0"/>
            <w14:checkedState w14:val="2612" w14:font="MS Gothic"/>
            <w14:uncheckedState w14:val="2610" w14:font="MS Gothic"/>
          </w14:checkbox>
        </w:sdtPr>
        <w:sdtEndPr>
          <w:rPr>
            <w:rFonts w:ascii="Arial" w:hAnsi="Arial" w:eastAsia="MS Gothic" w:cs="Arial"/>
            <w:sz w:val="22"/>
            <w:szCs w:val="22"/>
          </w:rPr>
        </w:sdtEndPr>
        <w:sdtContent>
          <w:r>
            <w:rPr>
              <w:rFonts w:ascii="Segoe UI Symbol" w:hAnsi="Segoe UI Symbol" w:eastAsia="MS Gothic" w:cs="Segoe UI Symbol"/>
              <w:sz w:val="22"/>
              <w:szCs w:val="22"/>
            </w:rPr>
            <w:t>☐</w:t>
          </w:r>
        </w:sdtContent>
      </w:sdt>
      <w:r>
        <w:rPr>
          <w:rFonts w:ascii="Arial" w:hAnsi="Arial" w:cs="Arial"/>
          <w:sz w:val="22"/>
          <w:szCs w:val="22"/>
        </w:rPr>
        <w:t xml:space="preserve"> </w:t>
      </w:r>
      <w:r>
        <w:rPr>
          <w:rFonts w:ascii="Arial" w:hAnsi="Arial" w:cs="Arial"/>
          <w:b/>
          <w:bCs/>
          <w:i/>
          <w:iCs/>
          <w:color w:val="808080" w:themeColor="background1" w:themeShade="80"/>
          <w:sz w:val="22"/>
          <w:szCs w:val="22"/>
        </w:rPr>
        <w:t>This is included in a separate scientific protocol attached.</w:t>
      </w:r>
    </w:p>
    <w:tbl>
      <w:tblPr>
        <w:tblStyle w:val="14"/>
        <w:tblW w:w="0" w:type="auto"/>
        <w:tblCaption w:val="Answer Box"/>
        <w:tblDescription w:val="This space is provided for the answer to question 10.1."/>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1113971157"/>
            <w:placeholder>
              <w:docPart w:val="56DA3E9F1FA649FFB2D900591A3D5A7B"/>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customXmlDelRangeStart w:id="60" w:author="William Kettler" w:date="2025-11-05T17:49:00Z"/>
              <w:sdt>
                <w:sdtPr>
                  <w:rPr>
                    <w:rStyle w:val="32"/>
                    <w:rFonts w:hint="eastAsia" w:ascii="Arial" w:hAnsi="Arial" w:eastAsia="宋体" w:cs="Arial"/>
                    <w:lang w:eastAsia="zh-CN"/>
                  </w:rPr>
                  <w:id w:val="147470701"/>
                  <w:placeholder>
                    <w:docPart w:val="{c2e3c6f1-f7ed-4282-ac86-cb186757a664}"/>
                  </w:placeholder>
                </w:sdtPr>
                <w:sdtEndPr>
                  <w:rPr>
                    <w:rStyle w:val="15"/>
                    <w:rFonts w:hint="eastAsia" w:ascii="Arial" w:hAnsi="Arial" w:eastAsia="宋体" w:cs="Arial"/>
                    <w:lang w:eastAsia="zh-CN"/>
                  </w:rPr>
                </w:sdtEndPr>
                <w:sdtContent>
                  <w:customXmlDelRangeEnd w:id="60"/>
                  <w:p w14:paraId="402C91E0">
                    <w:pPr>
                      <w:pStyle w:val="31"/>
                      <w:rPr>
                        <w:rStyle w:val="32"/>
                        <w:rFonts w:ascii="Arial" w:hAnsi="Arial" w:eastAsia="宋体" w:cs="Arial"/>
                        <w:sz w:val="24"/>
                        <w:szCs w:val="24"/>
                        <w:lang w:eastAsia="zh-CN"/>
                        <w:rPrChange w:id="62" w:author="William Kettler" w:date="2025-11-05T17:49:00Z">
                          <w:rPr>
                            <w:rFonts w:ascii="Arial" w:hAnsi="Arial" w:eastAsia="宋体" w:cs="Arial"/>
                            <w:sz w:val="24"/>
                            <w:szCs w:val="24"/>
                            <w:lang w:eastAsia="zh-CN"/>
                          </w:rPr>
                        </w:rPrChange>
                      </w:rPr>
                    </w:pPr>
                    <w:del w:id="64" w:author="William Kettler" w:date="2025-11-05T17:49:00Z">
                      <w:r>
                        <w:rPr>
                          <w:rStyle w:val="32"/>
                          <w:rFonts w:hint="eastAsia" w:ascii="Arial" w:hAnsi="Arial" w:eastAsia="宋体" w:cs="Arial"/>
                          <w:lang w:eastAsia="zh-CN"/>
                        </w:rPr>
                        <w:delText>To minimize this risk, all</w:delText>
                      </w:r>
                    </w:del>
                    <w:ins w:id="65" w:author="William Kettler" w:date="2025-11-05T17:49:00Z">
                      <w:r>
                        <w:rPr>
                          <w:rStyle w:val="32"/>
                          <w:rFonts w:hint="eastAsia" w:ascii="Arial" w:hAnsi="Arial" w:eastAsia="宋体" w:cs="Arial"/>
                          <w:sz w:val="24"/>
                        </w:rPr>
                        <w:t>All</w:t>
                      </w:r>
                    </w:ins>
                    <w:r>
                      <w:rPr>
                        <w:rStyle w:val="32"/>
                        <w:rFonts w:ascii="Arial" w:hAnsi="Arial" w:eastAsia="宋体" w:cs="Arial"/>
                        <w:sz w:val="24"/>
                        <w:lang w:eastAsia="zh-CN"/>
                        <w:rPrChange w:id="66" w:author="William Kettler" w:date="2025-11-05T17:49:00Z">
                          <w:rPr>
                            <w:rStyle w:val="32"/>
                            <w:rFonts w:ascii="Arial" w:hAnsi="Arial" w:eastAsia="宋体" w:cs="Arial"/>
                            <w:lang w:eastAsia="zh-CN"/>
                          </w:rPr>
                        </w:rPrChange>
                      </w:rPr>
                      <w:t xml:space="preserve"> identifiable data will be stored </w:t>
                    </w:r>
                    <w:del w:id="67" w:author="William Kettler" w:date="2025-11-05T17:49:00Z">
                      <w:r>
                        <w:rPr>
                          <w:rStyle w:val="32"/>
                          <w:rFonts w:hint="eastAsia" w:ascii="Arial" w:hAnsi="Arial" w:eastAsia="宋体" w:cs="Arial"/>
                          <w:lang w:eastAsia="zh-CN"/>
                        </w:rPr>
                        <w:delText>securely on lab</w:delText>
                      </w:r>
                    </w:del>
                    <w:ins w:id="68" w:author="William Kettler" w:date="2025-11-05T17:49:00Z">
                      <w:r>
                        <w:rPr>
                          <w:rStyle w:val="32"/>
                          <w:rFonts w:hint="eastAsia" w:ascii="Arial" w:hAnsi="Arial" w:eastAsia="宋体" w:cs="Arial"/>
                          <w:sz w:val="24"/>
                        </w:rPr>
                        <w:t>on password-protected, encrypted</w:t>
                      </w:r>
                    </w:ins>
                    <w:r>
                      <w:rPr>
                        <w:rStyle w:val="32"/>
                        <w:rFonts w:ascii="Arial" w:hAnsi="Arial" w:eastAsia="宋体" w:cs="Arial"/>
                        <w:sz w:val="24"/>
                        <w:lang w:eastAsia="zh-CN"/>
                        <w:rPrChange w:id="69" w:author="William Kettler" w:date="2025-11-05T17:49:00Z">
                          <w:rPr>
                            <w:rStyle w:val="32"/>
                            <w:rFonts w:ascii="Arial" w:hAnsi="Arial" w:eastAsia="宋体" w:cs="Arial"/>
                            <w:lang w:eastAsia="zh-CN"/>
                          </w:rPr>
                        </w:rPrChange>
                      </w:rPr>
                      <w:t xml:space="preserve"> computers and </w:t>
                    </w:r>
                    <w:del w:id="70" w:author="William Kettler" w:date="2025-11-05T17:49:00Z">
                      <w:r>
                        <w:rPr>
                          <w:rStyle w:val="32"/>
                          <w:rFonts w:hint="eastAsia" w:ascii="Arial" w:hAnsi="Arial" w:eastAsia="宋体" w:cs="Arial"/>
                          <w:lang w:eastAsia="zh-CN"/>
                        </w:rPr>
                        <w:delText>the lab’s cloud-based database. The lab space is locked when no researchers are present, and the cloud database is protected with password access</w:delText>
                      </w:r>
                    </w:del>
                    <w:ins w:id="71" w:author="William Kettler" w:date="2025-11-05T17:49:00Z">
                      <w:r>
                        <w:rPr>
                          <w:rStyle w:val="32"/>
                          <w:rFonts w:hint="eastAsia" w:ascii="Arial" w:hAnsi="Arial" w:eastAsia="宋体" w:cs="Arial"/>
                          <w:sz w:val="24"/>
                        </w:rPr>
                        <w:t>secure university servers accessible only to authorized research staff. The link between personal identifiers and research data will be stored separately. To reduce visual strain or mild dizziness, the study includes short breaks, and participants may pause or stop at any time if they feel discomfort</w:t>
                      </w:r>
                    </w:ins>
                    <w:r>
                      <w:rPr>
                        <w:rStyle w:val="32"/>
                        <w:rFonts w:ascii="Arial" w:hAnsi="Arial" w:eastAsia="宋体" w:cs="Arial"/>
                        <w:sz w:val="24"/>
                        <w:lang w:eastAsia="zh-CN"/>
                        <w:rPrChange w:id="72" w:author="William Kettler" w:date="2025-11-05T17:49:00Z">
                          <w:rPr>
                            <w:rStyle w:val="32"/>
                            <w:rFonts w:ascii="Arial" w:hAnsi="Arial" w:eastAsia="宋体" w:cs="Arial"/>
                            <w:lang w:eastAsia="zh-CN"/>
                          </w:rPr>
                        </w:rPrChange>
                      </w:rPr>
                      <w:t>.</w:t>
                    </w:r>
                  </w:p>
                  <w:customXmlDelRangeStart w:id="74" w:author="William Kettler" w:date="2025-11-05T17:49:00Z"/>
                </w:sdtContent>
              </w:sdt>
              <w:customXmlDelRangeEnd w:id="74"/>
              <w:p w14:paraId="402C91E1">
                <w:pPr>
                  <w:pStyle w:val="31"/>
                  <w:rPr>
                    <w:rFonts w:ascii="Arial" w:hAnsi="Arial" w:cs="Arial"/>
                  </w:rPr>
                </w:pPr>
              </w:p>
            </w:tc>
          </w:sdtContent>
        </w:sdt>
      </w:tr>
    </w:tbl>
    <w:p w14:paraId="402C91E3">
      <w:pPr>
        <w:pStyle w:val="31"/>
        <w:ind w:left="450" w:hanging="450"/>
        <w:rPr>
          <w:rFonts w:ascii="Arial" w:hAnsi="Arial" w:cs="Arial"/>
        </w:rPr>
      </w:pPr>
    </w:p>
    <w:p w14:paraId="402C91E4">
      <w:pPr>
        <w:pStyle w:val="31"/>
        <w:rPr>
          <w:rFonts w:ascii="Arial" w:hAnsi="Arial" w:cs="Arial"/>
          <w:b/>
          <w:bCs/>
        </w:rPr>
      </w:pPr>
      <w:r>
        <w:rPr>
          <w:rFonts w:ascii="Arial" w:hAnsi="Arial" w:cs="Arial"/>
          <w:b/>
          <w:bCs/>
        </w:rPr>
        <w:t>12.3 Benefits:</w:t>
      </w:r>
    </w:p>
    <w:p w14:paraId="402C91E5">
      <w:pPr>
        <w:pStyle w:val="31"/>
        <w:ind w:left="900" w:hanging="900"/>
        <w:rPr>
          <w:rFonts w:ascii="Arial" w:hAnsi="Arial" w:cs="Arial"/>
          <w:b/>
          <w:bCs/>
        </w:rPr>
      </w:pPr>
      <w:r>
        <w:rPr>
          <w:rFonts w:ascii="Arial" w:hAnsi="Arial" w:cs="Arial"/>
        </w:rPr>
        <w:t>12.3.1</w:t>
      </w:r>
      <w:r>
        <w:rPr>
          <w:rFonts w:ascii="Arial" w:hAnsi="Arial" w:cs="Arial"/>
          <w:b/>
          <w:bCs/>
        </w:rPr>
        <w:t xml:space="preserve">     </w:t>
      </w:r>
      <w:r>
        <w:rPr>
          <w:rFonts w:ascii="Arial" w:hAnsi="Arial" w:cs="Arial"/>
        </w:rPr>
        <w:t>If there are any direct research-related benefits that some or all individual participants are likely to experience from taking part in the research, describe them below.</w:t>
      </w:r>
    </w:p>
    <w:p w14:paraId="402C91E6">
      <w:pPr>
        <w:pStyle w:val="31"/>
        <w:ind w:left="900" w:hanging="900"/>
        <w:rPr>
          <w:rFonts w:ascii="Arial" w:hAnsi="Arial" w:cs="Arial"/>
        </w:rPr>
      </w:pPr>
      <w:r>
        <w:rPr>
          <w:rFonts w:ascii="Arial" w:hAnsi="Arial" w:cs="Arial"/>
        </w:rPr>
        <w:t>12.3.2</w:t>
      </w:r>
      <w:r>
        <w:rPr>
          <w:rFonts w:ascii="Arial" w:hAnsi="Arial" w:cs="Arial"/>
          <w:b/>
          <w:bCs/>
        </w:rPr>
        <w:t xml:space="preserve">     </w:t>
      </w:r>
      <w:r>
        <w:rPr>
          <w:rFonts w:ascii="Arial" w:hAnsi="Arial" w:cs="Arial"/>
        </w:rPr>
        <w:t>Describe the potential benefits to society including the importance of the knowledge to be gained.</w:t>
      </w:r>
    </w:p>
    <w:p w14:paraId="402C91E7">
      <w:pPr>
        <w:pStyle w:val="31"/>
        <w:rPr>
          <w:rFonts w:ascii="Arial" w:hAnsi="Arial" w:cs="Arial"/>
          <w:lang w:eastAsia="zh-CN"/>
        </w:rPr>
      </w:pPr>
    </w:p>
    <w:tbl>
      <w:tblPr>
        <w:tblStyle w:val="14"/>
        <w:tblW w:w="0" w:type="auto"/>
        <w:tblCaption w:val="Answer Box"/>
        <w:tblDescription w:val="This space is provided for the answer to question 10.9."/>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0"/>
      </w:tblGrid>
      <w:tr w14:paraId="402C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sdt>
          <w:sdtPr>
            <w:rPr>
              <w:rStyle w:val="32"/>
              <w:rFonts w:ascii="Arial" w:hAnsi="Arial" w:cs="Arial"/>
            </w:rPr>
            <w:id w:val="-836299606"/>
            <w:placeholder>
              <w:docPart w:val="9175B256230148F8867A79BEB32CE876"/>
            </w:placeholder>
          </w:sdtPr>
          <w:sdtEndPr>
            <w:rPr>
              <w:rStyle w:val="15"/>
              <w:rFonts w:ascii="Arial" w:hAnsi="Arial" w:cs="Arial"/>
            </w:rPr>
          </w:sdtEndPr>
          <w:sdtContent>
            <w:tc>
              <w:tcPr>
                <w:tcW w:w="10770" w:type="dxa"/>
                <w:tcBorders>
                  <w:top w:val="single" w:color="E8960C" w:sz="24" w:space="0"/>
                  <w:left w:val="single" w:color="E8960C" w:sz="24" w:space="0"/>
                  <w:bottom w:val="single" w:color="E8960C" w:sz="24" w:space="0"/>
                  <w:right w:val="single" w:color="E8960C" w:sz="24" w:space="0"/>
                </w:tcBorders>
                <w:vAlign w:val="center"/>
              </w:tcPr>
              <w:p w14:paraId="402C91E8">
                <w:pPr>
                  <w:pStyle w:val="31"/>
                  <w:rPr>
                    <w:rStyle w:val="32"/>
                    <w:rFonts w:ascii="Arial" w:hAnsi="Arial" w:eastAsia="宋体" w:cs="Arial"/>
                    <w:lang w:eastAsia="zh-CN"/>
                  </w:rPr>
                </w:pPr>
                <w:r>
                  <w:rPr>
                    <w:rStyle w:val="32"/>
                    <w:rFonts w:hint="eastAsia" w:ascii="Arial" w:hAnsi="Arial" w:eastAsia="宋体" w:cs="Arial"/>
                    <w:lang w:eastAsia="zh-CN"/>
                  </w:rPr>
                  <w:t>There are no direct benefit participants are likely to experience from taking part in the research.</w:t>
                </w:r>
              </w:p>
              <w:p w14:paraId="402C91E9">
                <w:pPr>
                  <w:pStyle w:val="31"/>
                  <w:rPr>
                    <w:rStyle w:val="32"/>
                    <w:rFonts w:ascii="Arial" w:hAnsi="Arial" w:eastAsia="宋体" w:cs="Arial"/>
                    <w:lang w:eastAsia="zh-CN"/>
                  </w:rPr>
                </w:pPr>
              </w:p>
              <w:p w14:paraId="402C91EA">
                <w:pPr>
                  <w:rPr>
                    <w:rStyle w:val="32"/>
                    <w:rFonts w:ascii="Arial" w:hAnsi="Arial" w:eastAsia="宋体" w:cs="Arial"/>
                    <w:szCs w:val="22"/>
                    <w:lang w:eastAsia="zh-CN"/>
                  </w:rPr>
                </w:pPr>
                <w:r>
                  <w:rPr>
                    <w:rStyle w:val="32"/>
                    <w:rFonts w:hint="eastAsia" w:ascii="Arial" w:hAnsi="Arial" w:cs="Arial"/>
                    <w:szCs w:val="22"/>
                  </w:rPr>
                  <w:t xml:space="preserve">This study contributes by </w:t>
                </w:r>
                <w:r>
                  <w:rPr>
                    <w:rStyle w:val="32"/>
                    <w:rFonts w:hint="eastAsia" w:ascii="Arial" w:hAnsi="Arial" w:eastAsia="宋体" w:cs="Arial"/>
                    <w:szCs w:val="22"/>
                    <w:lang w:eastAsia="zh-CN"/>
                  </w:rPr>
                  <w:t>clarifying</w:t>
                </w:r>
                <w:r>
                  <w:rPr>
                    <w:rStyle w:val="32"/>
                    <w:rFonts w:hint="eastAsia" w:ascii="Arial" w:hAnsi="Arial" w:cs="Arial"/>
                    <w:szCs w:val="22"/>
                  </w:rPr>
                  <w:t xml:space="preserve"> how perceptual processes support </w:t>
                </w:r>
                <w:r>
                  <w:rPr>
                    <w:rStyle w:val="32"/>
                    <w:rFonts w:hint="eastAsia" w:ascii="Arial" w:hAnsi="Arial" w:eastAsia="宋体" w:cs="Arial"/>
                    <w:szCs w:val="22"/>
                    <w:lang w:eastAsia="zh-CN"/>
                  </w:rPr>
                  <w:t>higher-order cognition function</w:t>
                </w:r>
                <w:r>
                  <w:rPr>
                    <w:rStyle w:val="32"/>
                    <w:rFonts w:hint="eastAsia" w:ascii="Arial" w:hAnsi="Arial" w:cs="Arial"/>
                    <w:szCs w:val="22"/>
                  </w:rPr>
                  <w:t>.</w:t>
                </w:r>
                <w:r>
                  <w:rPr>
                    <w:rStyle w:val="32"/>
                    <w:rFonts w:hint="eastAsia" w:ascii="Arial" w:hAnsi="Arial" w:eastAsia="宋体" w:cs="Arial"/>
                    <w:szCs w:val="22"/>
                    <w:lang w:eastAsia="zh-CN"/>
                  </w:rPr>
                  <w:t xml:space="preserve"> The society can perhaps learn how to train their perceptual abilities for better cognitive function.</w:t>
                </w:r>
              </w:p>
              <w:p w14:paraId="402C91EB">
                <w:pPr>
                  <w:pStyle w:val="31"/>
                  <w:rPr>
                    <w:rFonts w:ascii="Arial" w:hAnsi="Arial" w:cs="Arial"/>
                  </w:rPr>
                </w:pPr>
              </w:p>
            </w:tc>
          </w:sdtContent>
        </w:sdt>
      </w:tr>
    </w:tbl>
    <w:p w14:paraId="402C91ED">
      <w:pPr>
        <w:rPr>
          <w:rFonts w:ascii="Arial" w:hAnsi="Arial" w:cs="Arial"/>
          <w:b/>
          <w:bCs/>
          <w:sz w:val="22"/>
          <w:szCs w:val="22"/>
        </w:rPr>
      </w:pPr>
    </w:p>
    <w:p w14:paraId="402C91EE">
      <w:pPr>
        <w:rPr>
          <w:rFonts w:ascii="Arial" w:hAnsi="Arial" w:cs="Arial"/>
          <w:sz w:val="22"/>
          <w:szCs w:val="22"/>
        </w:rPr>
      </w:pPr>
      <w:r>
        <w:rPr>
          <w:rFonts w:ascii="Arial" w:hAnsi="Arial" w:cs="Arial"/>
          <w:b/>
          <w:bCs/>
          <w:sz w:val="22"/>
          <w:szCs w:val="22"/>
        </w:rPr>
        <w:t xml:space="preserve">12.4 Alternatives to Participation: </w:t>
      </w:r>
      <w:r>
        <w:rPr>
          <w:rFonts w:ascii="Arial" w:hAnsi="Arial" w:cs="Arial"/>
          <w:sz w:val="22"/>
          <w:szCs w:val="22"/>
        </w:rPr>
        <w:t>Specify the alternatives to participation in the study available to prospective subjects. Include routine (standard of care) options as well as other experimental options, as applicable. Select all that apply.</w:t>
      </w:r>
    </w:p>
    <w:p w14:paraId="402C91EF">
      <w:pPr>
        <w:pStyle w:val="31"/>
        <w:ind w:left="180" w:hanging="187"/>
        <w:rPr>
          <w:rFonts w:ascii="Arial" w:hAnsi="Arial" w:cs="Arial"/>
        </w:rPr>
      </w:pPr>
      <w:sdt>
        <w:sdtPr>
          <w:rPr>
            <w:rFonts w:ascii="Arial" w:hAnsi="Arial" w:cs="Arial"/>
          </w:rPr>
          <w:id w:val="-1975824153"/>
          <w14:checkbox>
            <w14:checked w14:val="1"/>
            <w14:checkedState w14:val="2612" w14:font="MS Gothic"/>
            <w14:uncheckedState w14:val="2610" w14:font="MS Gothic"/>
          </w14:checkbox>
        </w:sdtPr>
        <w:sdtEndPr>
          <w:rPr>
            <w:rFonts w:ascii="Arial" w:hAnsi="Arial" w:cs="Arial"/>
          </w:rPr>
        </w:sdtEndPr>
        <w:sdtContent>
          <w:r>
            <w:rPr>
              <w:rFonts w:ascii="MS Gothic" w:hAnsi="MS Gothic" w:eastAsia="MS Gothic" w:cs="Segoe UI Symbol"/>
            </w:rPr>
            <w:t>☒</w:t>
          </w:r>
        </w:sdtContent>
      </w:sdt>
      <w:r>
        <w:rPr>
          <w:rFonts w:ascii="Arial" w:hAnsi="Arial" w:cs="Arial"/>
        </w:rPr>
        <w:t xml:space="preserve"> No alternatives exist. The only alternative to study participation is not to participate in the study.</w:t>
      </w:r>
    </w:p>
    <w:p w14:paraId="402C91F0">
      <w:pPr>
        <w:pStyle w:val="31"/>
        <w:ind w:left="180" w:hanging="187"/>
        <w:rPr>
          <w:rFonts w:ascii="Arial" w:hAnsi="Arial" w:cs="Arial"/>
        </w:rPr>
      </w:pPr>
      <w:sdt>
        <w:sdtPr>
          <w:rPr>
            <w:rFonts w:ascii="Arial" w:hAnsi="Arial" w:cs="Arial"/>
          </w:rPr>
          <w:id w:val="-2041975832"/>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Routine standard of care available.</w:t>
      </w:r>
    </w:p>
    <w:p w14:paraId="402C91F1">
      <w:pPr>
        <w:pStyle w:val="31"/>
        <w:ind w:left="180" w:hanging="187"/>
        <w:rPr>
          <w:rFonts w:ascii="Arial" w:hAnsi="Arial" w:cs="Arial"/>
        </w:rPr>
      </w:pPr>
      <w:sdt>
        <w:sdtPr>
          <w:rPr>
            <w:rFonts w:ascii="Arial" w:hAnsi="Arial" w:cs="Arial"/>
          </w:rPr>
          <w:id w:val="-1438596738"/>
          <w14:checkbox>
            <w14:checked w14:val="0"/>
            <w14:checkedState w14:val="2612" w14:font="MS Gothic"/>
            <w14:uncheckedState w14:val="2610" w14:font="MS Gothic"/>
          </w14:checkbox>
        </w:sdtPr>
        <w:sdtEndPr>
          <w:rPr>
            <w:rFonts w:ascii="Arial" w:hAnsi="Arial" w:cs="Arial"/>
          </w:rPr>
        </w:sdtEndPr>
        <w:sdtContent>
          <w:r>
            <w:rPr>
              <w:rFonts w:ascii="Segoe UI Symbol" w:hAnsi="Segoe UI Symbol" w:eastAsia="MS Gothic" w:cs="Segoe UI Symbol"/>
            </w:rPr>
            <w:t>☐</w:t>
          </w:r>
        </w:sdtContent>
      </w:sdt>
      <w:r>
        <w:rPr>
          <w:rFonts w:ascii="Arial" w:hAnsi="Arial" w:cs="Arial"/>
        </w:rPr>
        <w:t xml:space="preserve"> Other, describe/explain.</w:t>
      </w:r>
    </w:p>
    <w:p w14:paraId="402C91F2">
      <w:pPr>
        <w:pStyle w:val="31"/>
        <w:ind w:left="540"/>
        <w:rPr>
          <w:rFonts w:ascii="Arial" w:hAnsi="Arial" w:cs="Arial"/>
        </w:rPr>
      </w:pPr>
    </w:p>
    <w:tbl>
      <w:tblPr>
        <w:tblStyle w:val="14"/>
        <w:tblW w:w="10440" w:type="dxa"/>
        <w:tblCaption w:val="Answer Box"/>
        <w:tblDescription w:val="This space is provided for the answer to question 2.2.b."/>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402C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40" w:type="dxa"/>
            <w:tcBorders>
              <w:top w:val="single" w:color="E8960C" w:sz="24" w:space="0"/>
              <w:left w:val="single" w:color="E8960C" w:sz="24" w:space="0"/>
              <w:bottom w:val="single" w:color="E8960C" w:sz="24" w:space="0"/>
              <w:right w:val="single" w:color="E8960C" w:sz="24" w:space="0"/>
            </w:tcBorders>
            <w:vAlign w:val="center"/>
          </w:tcPr>
          <w:p w14:paraId="402C91F3">
            <w:pPr>
              <w:rPr>
                <w:rFonts w:ascii="Arial" w:hAnsi="Arial" w:cs="Arial"/>
                <w:sz w:val="22"/>
                <w:szCs w:val="22"/>
              </w:rPr>
            </w:pPr>
            <w:r>
              <w:rPr>
                <w:rFonts w:ascii="Arial" w:hAnsi="Arial" w:cs="Arial"/>
                <w:i/>
                <w:iCs/>
                <w:sz w:val="22"/>
                <w:szCs w:val="22"/>
              </w:rPr>
              <w:t xml:space="preserve"> </w:t>
            </w:r>
            <w:sdt>
              <w:sdtPr>
                <w:rPr>
                  <w:rStyle w:val="32"/>
                  <w:rFonts w:ascii="Arial" w:hAnsi="Arial" w:cs="Arial"/>
                  <w:szCs w:val="22"/>
                </w:rPr>
                <w:id w:val="-709110817"/>
                <w:placeholder>
                  <w:docPart w:val="B5EDCC5CFCC145368EFA7EDD2FF2557A"/>
                </w:placeholder>
                <w:showingPlcHdr/>
              </w:sdtPr>
              <w:sdtEndPr>
                <w:rPr>
                  <w:rStyle w:val="15"/>
                  <w:rFonts w:ascii="Arial" w:hAnsi="Arial" w:cs="Arial"/>
                  <w:sz w:val="24"/>
                  <w:szCs w:val="22"/>
                </w:rPr>
              </w:sdtEndPr>
              <w:sdtContent>
                <w:r>
                  <w:rPr>
                    <w:rStyle w:val="27"/>
                    <w:rFonts w:ascii="Arial" w:hAnsi="Arial" w:cs="Arial"/>
                    <w:color w:val="595959" w:themeColor="text1" w:themeTint="A6"/>
                    <w:sz w:val="22"/>
                    <w:szCs w:val="22"/>
                    <w14:textFill>
                      <w14:solidFill>
                        <w14:schemeClr w14:val="tx1">
                          <w14:lumMod w14:val="65000"/>
                          <w14:lumOff w14:val="35000"/>
                        </w14:schemeClr>
                      </w14:solidFill>
                    </w14:textFill>
                  </w:rPr>
                  <w:t>Click or tap here to enter text.</w:t>
                </w:r>
              </w:sdtContent>
            </w:sdt>
          </w:p>
        </w:tc>
      </w:tr>
    </w:tbl>
    <w:p w14:paraId="402C91F5">
      <w:pPr>
        <w:pStyle w:val="31"/>
        <w:rPr>
          <w:rFonts w:ascii="Arial" w:hAnsi="Arial" w:cs="Arial"/>
        </w:rPr>
      </w:pPr>
    </w:p>
    <w:p w14:paraId="402C91F6">
      <w:pPr>
        <w:rPr>
          <w:rFonts w:ascii="Arial" w:hAnsi="Arial" w:cs="Arial"/>
          <w:rPrChange w:id="75" w:author="William Kettler" w:date="2025-11-05T17:49:00Z">
            <w:rPr/>
          </w:rPrChange>
        </w:rPr>
      </w:pPr>
    </w:p>
    <w:sectPr>
      <w:headerReference r:id="rId7" w:type="first"/>
      <w:footerReference r:id="rId9" w:type="first"/>
      <w:headerReference r:id="rId6" w:type="default"/>
      <w:footerReference r:id="rId8" w:type="default"/>
      <w:type w:val="continuous"/>
      <w:pgSz w:w="12240" w:h="15840"/>
      <w:pgMar w:top="720" w:right="720" w:bottom="720" w:left="720" w:header="720" w:footer="720"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illiam Moore Kettler" w:date="2025-09-22T17:32:00Z" w:initials="WK">
    <w:p w14:paraId="402C91F7">
      <w:pPr>
        <w:pStyle w:val="3"/>
      </w:pPr>
      <w:r>
        <w:t xml:space="preserve">The below information is not sufficient for the reviewer to understand the proposed perceptual / cognitive tasks. Please elaborate the description of these tasks to provide sufficient context for the IRB to understand the series of  tasks as a whole as well as their individual components. If these tasks involve prompts &amp; questions / questionnaires, please provide those documents for IRB review under Local Site Documents. </w:t>
      </w:r>
    </w:p>
    <w:p w14:paraId="402C91F8">
      <w:pPr>
        <w:pStyle w:val="3"/>
      </w:pPr>
    </w:p>
    <w:p w14:paraId="402C91F9">
      <w:pPr>
        <w:pStyle w:val="3"/>
      </w:pPr>
      <w:r>
        <w:t xml:space="preserve">Please note that the protocol is currently submitted at the Exempt level. The protocol procedures must fit within applicable Exempt categories (most likely 2, 3i) to qualify. Otherwise it would require Expedited level review. </w:t>
      </w:r>
      <w:r>
        <w:br w:type="textWrapping"/>
      </w:r>
      <w:r>
        <w:br w:type="textWrapping"/>
      </w:r>
      <w:r>
        <w:t xml:space="preserve">Please see the list of categories to ensure that Exempt level review is appropriate for your proposed research: </w:t>
      </w:r>
    </w:p>
    <w:p w14:paraId="402C91FA">
      <w:pPr>
        <w:pStyle w:val="3"/>
      </w:pPr>
    </w:p>
    <w:p w14:paraId="402C91FB">
      <w:pPr>
        <w:pStyle w:val="3"/>
      </w:pPr>
      <w:r>
        <w:t xml:space="preserve">UCI: </w:t>
      </w:r>
      <w:r>
        <w:fldChar w:fldCharType="begin"/>
      </w:r>
      <w:r>
        <w:instrText xml:space="preserve"> HYPERLINK "https://research.uci.edu/wp-content/uploads/2018-categories-of-exempt-human-subjects-research.pdf" </w:instrText>
      </w:r>
      <w:r>
        <w:fldChar w:fldCharType="separate"/>
      </w:r>
      <w:r>
        <w:rPr>
          <w:rStyle w:val="20"/>
        </w:rPr>
        <w:t>2018 Exempt Review Categories</w:t>
      </w:r>
      <w:r>
        <w:rPr>
          <w:rStyle w:val="20"/>
        </w:rPr>
        <w:fldChar w:fldCharType="end"/>
      </w:r>
    </w:p>
    <w:p w14:paraId="402C91FC">
      <w:pPr>
        <w:pStyle w:val="3"/>
      </w:pPr>
      <w:r>
        <w:t xml:space="preserve">UCI: </w:t>
      </w:r>
      <w:r>
        <w:fldChar w:fldCharType="begin"/>
      </w:r>
      <w:r>
        <w:instrText xml:space="preserve"> HYPERLINK "https://research.uci.edu/wp-content/uploads/categories-of-expedited-human-subjects-research.pdf" </w:instrText>
      </w:r>
      <w:r>
        <w:fldChar w:fldCharType="separate"/>
      </w:r>
      <w:r>
        <w:rPr>
          <w:rStyle w:val="20"/>
        </w:rPr>
        <w:t>Expedited Review Categories</w:t>
      </w:r>
      <w:r>
        <w:rPr>
          <w:rStyle w:val="20"/>
        </w:rPr>
        <w:fldChar w:fldCharType="end"/>
      </w:r>
    </w:p>
  </w:comment>
  <w:comment w:id="1" w:author="William Moore Kettler" w:date="2025-10-29T10:01:00Z" w:initials="WK">
    <w:p w14:paraId="402C91FD">
      <w:pPr>
        <w:pStyle w:val="3"/>
      </w:pPr>
      <w:r>
        <w:t xml:space="preserve">This is not correct. Screening is applicable. The Recruitment Flyer contains a QR code that links to a sign-up form that collects private identifiable information &amp; serves to verify eligibility. Please revise the section below accordingly. </w:t>
      </w:r>
    </w:p>
  </w:comment>
  <w:comment w:id="2" w:author="William Moore Kettler" w:date="2025-09-22T16:24:00Z" w:initials="WK">
    <w:p w14:paraId="402C91FE">
      <w:pPr>
        <w:pStyle w:val="3"/>
      </w:pPr>
      <w:r>
        <w:t>Please complete &amp; attach in the Zot IRB system under Local Site Documents</w:t>
      </w:r>
      <w:r>
        <w:br w:type="textWrapping"/>
      </w:r>
      <w:r>
        <w:br w:type="textWrapping"/>
      </w:r>
    </w:p>
  </w:comment>
  <w:comment w:id="3" w:author="William Moore Kettler" w:date="2025-10-29T10:02:00Z" w:initials="WK">
    <w:p w14:paraId="402C91FF">
      <w:pPr>
        <w:pStyle w:val="3"/>
      </w:pPr>
      <w:r>
        <w:t xml:space="preserve">Re-select this option &amp; ensure that the recruitment flyer / form it links to addresses these elements: </w:t>
      </w:r>
    </w:p>
    <w:p w14:paraId="402C9200">
      <w:pPr>
        <w:pStyle w:val="3"/>
      </w:pPr>
    </w:p>
    <w:p w14:paraId="402C9201">
      <w:pPr>
        <w:pStyle w:val="3"/>
      </w:pPr>
      <w:r>
        <w:t xml:space="preserve">Attach a screening script that adheres to </w:t>
      </w:r>
      <w:r>
        <w:fldChar w:fldCharType="begin"/>
      </w:r>
      <w:r>
        <w:instrText xml:space="preserve"> HYPERLINK "https://research.uci.edu/human-research-protections/research-subjects/" </w:instrText>
      </w:r>
      <w:r>
        <w:fldChar w:fldCharType="separate"/>
      </w:r>
      <w:r>
        <w:rPr>
          <w:rStyle w:val="20"/>
        </w:rPr>
        <w:t>Recruitment Requirements</w:t>
      </w:r>
      <w:r>
        <w:rPr>
          <w:rStyle w:val="20"/>
        </w:rPr>
        <w:fldChar w:fldCharType="end"/>
      </w:r>
      <w:r>
        <w:t xml:space="preserve"> and includes the following:</w:t>
      </w:r>
    </w:p>
    <w:p w14:paraId="402C9202">
      <w:pPr>
        <w:pStyle w:val="3"/>
        <w:ind w:left="340"/>
      </w:pPr>
      <w:r>
        <w:rPr>
          <w:b/>
          <w:bCs/>
        </w:rPr>
        <w:t>1.</w:t>
      </w:r>
      <w:r>
        <w:rPr>
          <w:b/>
          <w:bCs/>
        </w:rPr>
        <w:tab/>
      </w:r>
      <w:r>
        <w:rPr>
          <w:b/>
          <w:bCs/>
        </w:rPr>
        <w:t>Description of the information that will be obtained and the reasons for performing the screening tests.</w:t>
      </w:r>
    </w:p>
    <w:p w14:paraId="402C9203">
      <w:pPr>
        <w:pStyle w:val="3"/>
        <w:ind w:left="340"/>
      </w:pPr>
      <w:r>
        <w:t>2. Statement that if the individual is not eligible their identifiable information will not be used for research purposes and will be destroyed at the earliest opportunity consistent with conduct of the research.</w:t>
      </w:r>
    </w:p>
    <w:p w14:paraId="402C9204">
      <w:pPr>
        <w:pStyle w:val="3"/>
        <w:ind w:left="340"/>
      </w:pPr>
    </w:p>
    <w:p w14:paraId="402C9205">
      <w:pPr>
        <w:pStyle w:val="3"/>
        <w:ind w:left="340"/>
      </w:pPr>
      <w:r>
        <w:t xml:space="preserve">The minimal elements of recruitment materials must address the following: </w:t>
      </w:r>
    </w:p>
    <w:p w14:paraId="402C9206">
      <w:pPr>
        <w:pStyle w:val="3"/>
        <w:ind w:left="340"/>
      </w:pPr>
    </w:p>
    <w:p w14:paraId="402C9207">
      <w:pPr>
        <w:pStyle w:val="3"/>
        <w:numPr>
          <w:ilvl w:val="0"/>
          <w:numId w:val="2"/>
        </w:numPr>
      </w:pPr>
      <w:r>
        <w:t>The name of the institution (University of California Irvine or University of California Irvine Medical Center), the name of the Department or Division;</w:t>
      </w:r>
    </w:p>
    <w:p w14:paraId="402C9208">
      <w:pPr>
        <w:pStyle w:val="3"/>
        <w:numPr>
          <w:ilvl w:val="0"/>
          <w:numId w:val="2"/>
        </w:numPr>
      </w:pPr>
      <w:r>
        <w:t>The name of the Lead Researcher (and faculty sponsor, when applicable), and the name of a contact person with an email address and/or telephone number (including area code) to call for information about the study;</w:t>
      </w:r>
    </w:p>
    <w:p w14:paraId="402C9209">
      <w:pPr>
        <w:pStyle w:val="3"/>
        <w:numPr>
          <w:ilvl w:val="0"/>
          <w:numId w:val="2"/>
        </w:numPr>
      </w:pPr>
      <w:r>
        <w:t>The purpose of the research and, in summary form, the eligibility criteria that will be used to admit subjects into the study (e.g., adults on medication for high blood pressure, diabetic patients on insulin; normal, healthy adults; etc.);</w:t>
      </w:r>
    </w:p>
    <w:p w14:paraId="402C920A">
      <w:pPr>
        <w:pStyle w:val="3"/>
        <w:numPr>
          <w:ilvl w:val="0"/>
          <w:numId w:val="2"/>
        </w:numPr>
      </w:pPr>
      <w:r>
        <w:t>A straightforward, truthful description of the benefits, if any; and</w:t>
      </w:r>
    </w:p>
    <w:p w14:paraId="402C920B">
      <w:pPr>
        <w:pStyle w:val="3"/>
        <w:numPr>
          <w:ilvl w:val="0"/>
          <w:numId w:val="2"/>
        </w:numPr>
      </w:pPr>
      <w:r>
        <w:t>The location of the research and time commitment, if appropriate (e.g., subjects will have to come to the UCI campus on 4 separate occasions; the research will take 2 hours on one day, etc.)</w:t>
      </w:r>
    </w:p>
    <w:p w14:paraId="402C920C">
      <w:pPr>
        <w:pStyle w:val="3"/>
        <w:numPr>
          <w:ilvl w:val="0"/>
          <w:numId w:val="2"/>
        </w:numPr>
      </w:pPr>
      <w:r>
        <w:t>If monetary compensation is offered, it must not be presented as an inducement to participate.</w:t>
      </w:r>
    </w:p>
    <w:p w14:paraId="402C920D">
      <w:pPr>
        <w:pStyle w:val="3"/>
        <w:ind w:left="340"/>
      </w:pPr>
    </w:p>
    <w:p w14:paraId="402C920E">
      <w:pPr>
        <w:pStyle w:val="3"/>
        <w:ind w:left="340"/>
      </w:pPr>
    </w:p>
  </w:comment>
  <w:comment w:id="4" w:author="William Moore Kettler" w:date="2025-10-29T10:03:00Z" w:initials="WK">
    <w:p w14:paraId="402C920F">
      <w:pPr>
        <w:pStyle w:val="3"/>
      </w:pPr>
      <w:r>
        <w:t xml:space="preserve">Please re-add this information. It appears applicable &amp; consistent with the form linked via the recruitment material. </w:t>
      </w:r>
    </w:p>
  </w:comment>
  <w:comment w:id="5" w:author="William Moore Kettler" w:date="2025-10-29T10:03:00Z" w:initials="WK">
    <w:p w14:paraId="402C9210">
      <w:pPr>
        <w:pStyle w:val="3"/>
      </w:pPr>
      <w:r>
        <w:t xml:space="preserve">Please re-add this information. It appears applicable &amp; consistent with the form linked via the recruitment material. </w:t>
      </w:r>
    </w:p>
  </w:comment>
  <w:comment w:id="6" w:author="William Moore Kettler" w:date="2025-09-22T16:28:00Z" w:initials="WK">
    <w:p w14:paraId="402C9211">
      <w:pPr>
        <w:pStyle w:val="3"/>
      </w:pPr>
      <w:r>
        <w:t>Please complete &amp; attach in the Zot IRB system under Local Site Documents</w:t>
      </w:r>
    </w:p>
  </w:comment>
  <w:comment w:id="7" w:author="William Moore Kettler" w:date="2025-09-22T16:28:00Z" w:initials="WK">
    <w:p w14:paraId="402C9212">
      <w:pPr>
        <w:pStyle w:val="3"/>
      </w:pPr>
      <w:r>
        <w:t>Please complete &amp; attach in the Zot IRB system under Local Site Documents</w:t>
      </w:r>
    </w:p>
  </w:comment>
  <w:comment w:id="8" w:author="William Moore Kettler" w:date="2025-09-22T16:29:00Z" w:initials="WK">
    <w:p w14:paraId="402C9213">
      <w:pPr>
        <w:pStyle w:val="3"/>
      </w:pPr>
      <w:r>
        <w:t xml:space="preserve">Revise to address the following RE: </w:t>
      </w:r>
      <w:r>
        <w:rPr>
          <w:color w:val="000000"/>
        </w:rPr>
        <w:t>Email/Postal Mail/Phone</w:t>
      </w:r>
      <w:r>
        <w:t xml:space="preserve">: </w:t>
      </w:r>
      <w:r>
        <w:br w:type="textWrapping"/>
      </w:r>
      <w:r>
        <w:br w:type="textWrapping"/>
      </w:r>
      <w:r>
        <w:t>Specify how contact information will be obtained and attach the recruitment letter or phone script.</w:t>
      </w:r>
    </w:p>
  </w:comment>
  <w:comment w:id="9" w:author="Noel" w:date="2025-10-19T00:39:00Z" w:initials="">
    <w:p w14:paraId="402C9214">
      <w:pPr>
        <w:shd w:val="clear" w:color="auto" w:fill="FFFFFF"/>
        <w:rPr>
          <w:rFonts w:eastAsia="宋体"/>
          <w:lang w:eastAsia="zh-CN"/>
        </w:rPr>
      </w:pPr>
      <w:r>
        <w:rPr>
          <w:rFonts w:hint="eastAsia" w:eastAsia="宋体"/>
          <w:lang w:eastAsia="zh-CN"/>
        </w:rPr>
        <w:t xml:space="preserve">We decide not to use </w:t>
      </w:r>
      <w:r>
        <w:rPr>
          <w:rFonts w:ascii="Arial" w:hAnsi="Arial" w:cs="Arial"/>
          <w:color w:val="000000"/>
          <w:sz w:val="22"/>
          <w:szCs w:val="22"/>
        </w:rPr>
        <w:t>Email/Postal Mail/Phone</w:t>
      </w:r>
      <w:r>
        <w:rPr>
          <w:rFonts w:hint="eastAsia" w:ascii="Arial" w:hAnsi="Arial" w:eastAsia="宋体" w:cs="Arial"/>
          <w:color w:val="000000"/>
          <w:sz w:val="22"/>
          <w:szCs w:val="22"/>
          <w:lang w:eastAsia="zh-CN"/>
        </w:rPr>
        <w:t xml:space="preserve"> </w:t>
      </w:r>
      <w:r>
        <w:rPr>
          <w:rFonts w:hint="eastAsia" w:eastAsia="宋体"/>
          <w:lang w:eastAsia="zh-CN"/>
        </w:rPr>
        <w:t>for recruitment</w:t>
      </w:r>
    </w:p>
  </w:comment>
  <w:comment w:id="10" w:author="William Moore Kettler" w:date="2025-09-22T16:30:00Z" w:initials="WK">
    <w:p w14:paraId="402C9215">
      <w:pPr>
        <w:pStyle w:val="3"/>
      </w:pPr>
      <w:r>
        <w:t xml:space="preserve">Its unclear how this is consistent with: </w:t>
      </w:r>
      <w:r>
        <w:br w:type="textWrapping"/>
      </w:r>
      <w:r>
        <w:br w:type="textWrapping"/>
      </w:r>
      <w:r>
        <w:rPr>
          <w:color w:val="000000"/>
        </w:rPr>
        <w:t>Email/Postal Mail/Phone</w:t>
      </w:r>
    </w:p>
    <w:p w14:paraId="402C9216">
      <w:pPr>
        <w:pStyle w:val="3"/>
      </w:pPr>
    </w:p>
    <w:p w14:paraId="402C9217">
      <w:pPr>
        <w:pStyle w:val="3"/>
      </w:pPr>
      <w:r>
        <w:t xml:space="preserve">Please ensure that it is clarified how this recruitment method depends upon publicly available information. </w:t>
      </w:r>
    </w:p>
  </w:comment>
  <w:comment w:id="11" w:author="Noel" w:date="2025-10-19T00:39:00Z" w:initials="">
    <w:p w14:paraId="402C9218">
      <w:pPr>
        <w:shd w:val="clear" w:color="auto" w:fill="FFFFFF"/>
        <w:rPr>
          <w:rFonts w:eastAsia="宋体"/>
          <w:lang w:eastAsia="zh-CN"/>
        </w:rPr>
      </w:pPr>
      <w:r>
        <w:rPr>
          <w:rFonts w:hint="eastAsia" w:eastAsia="宋体"/>
          <w:lang w:eastAsia="zh-CN"/>
        </w:rPr>
        <w:t xml:space="preserve">We decide not to use </w:t>
      </w:r>
      <w:r>
        <w:rPr>
          <w:rFonts w:ascii="Arial" w:hAnsi="Arial" w:cs="Arial"/>
          <w:color w:val="000000"/>
          <w:sz w:val="22"/>
          <w:szCs w:val="22"/>
        </w:rPr>
        <w:t>Email/Postal Mail/Phone</w:t>
      </w:r>
      <w:r>
        <w:rPr>
          <w:rFonts w:hint="eastAsia" w:ascii="Arial" w:hAnsi="Arial" w:eastAsia="宋体" w:cs="Arial"/>
          <w:color w:val="000000"/>
          <w:sz w:val="22"/>
          <w:szCs w:val="22"/>
          <w:lang w:eastAsia="zh-CN"/>
        </w:rPr>
        <w:t xml:space="preserve"> </w:t>
      </w:r>
      <w:r>
        <w:rPr>
          <w:rFonts w:hint="eastAsia" w:eastAsia="宋体"/>
          <w:lang w:eastAsia="zh-CN"/>
        </w:rPr>
        <w:t>for recruitment</w:t>
      </w:r>
    </w:p>
    <w:p w14:paraId="402C9219">
      <w:pPr>
        <w:pStyle w:val="3"/>
      </w:pPr>
    </w:p>
  </w:comment>
  <w:comment w:id="12" w:author="William Moore Kettler" w:date="2025-09-22T16:34:00Z" w:initials="WK">
    <w:p w14:paraId="402C921A">
      <w:pPr>
        <w:pStyle w:val="3"/>
      </w:pPr>
      <w:r>
        <w:t xml:space="preserve">Please complete &amp; attach the consent document(s) under the Local Site Documents subsection. Templates are available on the HRP Toolkit website: </w:t>
      </w:r>
    </w:p>
    <w:p w14:paraId="402C921B">
      <w:pPr>
        <w:pStyle w:val="3"/>
      </w:pPr>
    </w:p>
    <w:p w14:paraId="402C921C">
      <w:pPr>
        <w:pStyle w:val="3"/>
      </w:pPr>
      <w:r>
        <w:fldChar w:fldCharType="begin"/>
      </w:r>
      <w:r>
        <w:instrText xml:space="preserve"> HYPERLINK "https://research.uci.edu/human-research-protections/human-research-protections-irb-forms/" </w:instrText>
      </w:r>
      <w:r>
        <w:fldChar w:fldCharType="separate"/>
      </w:r>
      <w:r>
        <w:rPr>
          <w:rStyle w:val="20"/>
        </w:rPr>
        <w:t>https://research.uci.edu/human-research-protections/human-research-protections-irb-forms/</w:t>
      </w:r>
      <w:r>
        <w:rPr>
          <w:rStyle w:val="20"/>
        </w:rPr>
        <w:fldChar w:fldCharType="end"/>
      </w:r>
    </w:p>
  </w:comment>
  <w:comment w:id="13" w:author="William Moore Kettler" w:date="2025-09-22T16:47:00Z" w:initials="WK">
    <w:p w14:paraId="402C921D">
      <w:pPr>
        <w:pStyle w:val="3"/>
      </w:pPr>
      <w:r>
        <w:t xml:space="preserve">Please address this element below </w:t>
      </w:r>
    </w:p>
  </w:comment>
  <w:comment w:id="14" w:author="William Moore Kettler" w:date="2025-09-22T16:50:00Z" w:initials="WK">
    <w:p w14:paraId="402C921E">
      <w:pPr>
        <w:pStyle w:val="3"/>
      </w:pPr>
      <w:r>
        <w:t>If N/A, revise to the option above, i.e.:</w:t>
      </w:r>
    </w:p>
    <w:p w14:paraId="402C921F">
      <w:pPr>
        <w:pStyle w:val="3"/>
      </w:pPr>
    </w:p>
    <w:p w14:paraId="402C9220">
      <w:pPr>
        <w:pStyle w:val="3"/>
      </w:pPr>
      <w:r>
        <w:rPr>
          <w:highlight w:val="white"/>
        </w:rPr>
        <w:t xml:space="preserve">Not Applicable </w:t>
      </w:r>
    </w:p>
  </w:comment>
  <w:comment w:id="15" w:author="William Moore Kettler" w:date="2025-10-29T09:55:00Z" w:initials="WK">
    <w:p w14:paraId="402C9221">
      <w:pPr>
        <w:pStyle w:val="3"/>
      </w:pPr>
      <w:r>
        <w:t>Please check</w:t>
      </w:r>
    </w:p>
  </w:comment>
  <w:comment w:id="16" w:author="William Moore Kettler" w:date="2025-10-29T09:55:00Z" w:initials="WK">
    <w:p w14:paraId="402C9222">
      <w:pPr>
        <w:pStyle w:val="3"/>
      </w:pPr>
      <w:r>
        <w:t xml:space="preserve">Consent forms are indicated to be paper-based; therefore this must be checked. Please address the following below for these forms: </w:t>
      </w:r>
    </w:p>
    <w:p w14:paraId="402C9223">
      <w:pPr>
        <w:pStyle w:val="3"/>
      </w:pPr>
    </w:p>
    <w:p w14:paraId="402C9224">
      <w:pPr>
        <w:pStyle w:val="3"/>
      </w:pPr>
      <w:r>
        <w:t>Specify where the information will be stored.</w:t>
      </w:r>
    </w:p>
  </w:comment>
  <w:comment w:id="17" w:author="William Moore Kettler" w:date="2025-11-06T07:50:00Z" w:initials="WK">
    <w:p w14:paraId="1BB0FFDA">
      <w:pPr>
        <w:pStyle w:val="3"/>
      </w:pPr>
      <w:r>
        <w:t xml:space="preserve">Apologies that this was missed as the Protocol &amp; Consent are not consistent. The consent indicates that information WILL be stored on portable devices (laptop). Will this be limited to de-identified information only? If not, the sotrage on a laptop needs to be justified according to this prompt. It is recommended that an alternate, more secure, storage option be utilized if feasible. </w:t>
      </w:r>
    </w:p>
  </w:comment>
  <w:comment w:id="18" w:author="Noel [2]" w:date="2025-11-06T11:39:31Z" w:initials="">
    <w:p w14:paraId="6BBB90C3">
      <w:pPr>
        <w:pStyle w:val="3"/>
        <w:rPr>
          <w:rFonts w:hint="default" w:eastAsia="宋体"/>
          <w:lang w:val="en-US" w:eastAsia="zh-CN"/>
        </w:rPr>
      </w:pPr>
      <w:r>
        <w:rPr>
          <w:rFonts w:hint="eastAsia" w:eastAsia="宋体"/>
          <w:lang w:val="en-US" w:eastAsia="zh-CN"/>
        </w:rPr>
        <w:t xml:space="preserve">Thank you for your instruction. In the consent form where I wrote </w:t>
      </w:r>
      <w:r>
        <w:rPr>
          <w:rFonts w:hint="default" w:eastAsia="宋体"/>
          <w:lang w:val="en-US" w:eastAsia="zh-CN"/>
        </w:rPr>
        <w:t>“</w:t>
      </w:r>
      <w:r>
        <w:rPr>
          <w:rFonts w:hint="eastAsia" w:eastAsia="宋体"/>
          <w:lang w:val="en-US" w:eastAsia="zh-CN"/>
        </w:rPr>
        <w:t>Research data will be stored electronically on a laptop computer</w:t>
      </w:r>
      <w:r>
        <w:rPr>
          <w:rFonts w:hint="default" w:eastAsia="宋体"/>
          <w:lang w:val="en-US" w:eastAsia="zh-CN"/>
        </w:rPr>
        <w:t>”</w:t>
      </w:r>
      <w:r>
        <w:rPr>
          <w:rFonts w:hint="eastAsia" w:eastAsia="宋体"/>
          <w:lang w:val="en-US" w:eastAsia="zh-CN"/>
        </w:rPr>
        <w:t>, I actually meant the lab experiment computer which is a non-portable devices located in the lab experiment room. I have adjusted the consent form.</w:t>
      </w:r>
      <w:bookmarkStart w:id="2" w:name="_GoBack"/>
      <w:bookmarkEnd w:id="2"/>
    </w:p>
  </w:comment>
  <w:comment w:id="19" w:author="William Moore Kettler" w:date="2025-09-22T16:59:00Z" w:initials="WK">
    <w:p w14:paraId="402C9225">
      <w:pPr>
        <w:pStyle w:val="3"/>
      </w:pPr>
      <w:r>
        <w:t xml:space="preserve">Please note that the study appears to be collecting identifiable private information. Therefore a risk of breach of confidentiality applies. As such, revise below to address accordingly.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2C91FC" w15:done="1"/>
  <w15:commentEx w15:paraId="402C91FD" w15:done="0"/>
  <w15:commentEx w15:paraId="402C91FE" w15:done="1"/>
  <w15:commentEx w15:paraId="402C920E" w15:done="1"/>
  <w15:commentEx w15:paraId="402C920F" w15:done="1"/>
  <w15:commentEx w15:paraId="402C9210" w15:done="1"/>
  <w15:commentEx w15:paraId="402C9211" w15:done="1"/>
  <w15:commentEx w15:paraId="402C9212" w15:done="1"/>
  <w15:commentEx w15:paraId="402C9213" w15:done="1"/>
  <w15:commentEx w15:paraId="402C9214" w15:done="1"/>
  <w15:commentEx w15:paraId="402C9217" w15:done="1"/>
  <w15:commentEx w15:paraId="402C9219" w15:done="1"/>
  <w15:commentEx w15:paraId="402C921C" w15:done="1"/>
  <w15:commentEx w15:paraId="402C921D" w15:done="1"/>
  <w15:commentEx w15:paraId="402C9220" w15:done="1"/>
  <w15:commentEx w15:paraId="402C9221" w15:done="1"/>
  <w15:commentEx w15:paraId="402C9224" w15:done="1"/>
  <w15:commentEx w15:paraId="1BB0FFDA" w15:done="0"/>
  <w15:commentEx w15:paraId="6BBB90C3" w15:done="0" w15:paraIdParent="1BB0FFDA"/>
  <w15:commentEx w15:paraId="402C9225"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ourier New">
    <w:panose1 w:val="02070309020205020404"/>
    <w:charset w:val="00"/>
    <w:family w:val="modern"/>
    <w:pitch w:val="default"/>
    <w:sig w:usb0="E0002EFF" w:usb1="C0007843" w:usb2="00000009" w:usb3="00000000" w:csb0="400001FF" w:csb1="FFFF0000"/>
  </w:font>
  <w:font w:name="游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C922D">
    <w:pPr>
      <w:pStyle w:val="7"/>
      <w:tabs>
        <w:tab w:val="center" w:pos="10710"/>
        <w:tab w:val="clear" w:pos="4680"/>
        <w:tab w:val="clear" w:pos="9360"/>
      </w:tabs>
    </w:pPr>
    <w:r>
      <w:rPr>
        <w:rFonts w:ascii="Arial" w:hAnsi="Arial" w:cs="Arial"/>
        <w:sz w:val="18"/>
        <w:szCs w:val="18"/>
      </w:rPr>
      <w:tab/>
    </w:r>
    <w:r>
      <w:rPr>
        <w:rFonts w:ascii="Arial" w:hAnsi="Arial" w:cs="Arial"/>
        <w:sz w:val="18"/>
        <w:szCs w:val="18"/>
      </w:rPr>
      <w:t xml:space="preserve">Page </w:t>
    </w:r>
    <w:r>
      <w:rPr>
        <w:rStyle w:val="17"/>
        <w:rFonts w:ascii="Arial" w:hAnsi="Arial" w:cs="Arial"/>
        <w:sz w:val="18"/>
        <w:szCs w:val="18"/>
      </w:rPr>
      <w:fldChar w:fldCharType="begin"/>
    </w:r>
    <w:r>
      <w:rPr>
        <w:rStyle w:val="17"/>
        <w:rFonts w:ascii="Arial" w:hAnsi="Arial" w:cs="Arial"/>
        <w:sz w:val="18"/>
        <w:szCs w:val="18"/>
      </w:rPr>
      <w:instrText xml:space="preserve"> PAGE </w:instrText>
    </w:r>
    <w:r>
      <w:rPr>
        <w:rStyle w:val="17"/>
        <w:rFonts w:ascii="Arial" w:hAnsi="Arial" w:cs="Arial"/>
        <w:sz w:val="18"/>
        <w:szCs w:val="18"/>
      </w:rPr>
      <w:fldChar w:fldCharType="separate"/>
    </w:r>
    <w:r>
      <w:rPr>
        <w:rStyle w:val="17"/>
        <w:rFonts w:ascii="Arial" w:hAnsi="Arial" w:cs="Arial"/>
        <w:sz w:val="18"/>
        <w:szCs w:val="18"/>
      </w:rPr>
      <w:t>1</w:t>
    </w:r>
    <w:r>
      <w:rPr>
        <w:rStyle w:val="17"/>
        <w:rFonts w:ascii="Arial" w:hAnsi="Arial" w:cs="Arial"/>
        <w:sz w:val="18"/>
        <w:szCs w:val="18"/>
      </w:rPr>
      <w:fldChar w:fldCharType="end"/>
    </w:r>
    <w:r>
      <w:rPr>
        <w:rStyle w:val="17"/>
        <w:rFonts w:ascii="Arial" w:hAnsi="Arial" w:cs="Arial"/>
        <w:sz w:val="18"/>
        <w:szCs w:val="18"/>
      </w:rPr>
      <w:t xml:space="preserve"> of </w:t>
    </w:r>
    <w:r>
      <w:rPr>
        <w:rStyle w:val="17"/>
        <w:rFonts w:ascii="Arial" w:hAnsi="Arial" w:cs="Arial"/>
        <w:sz w:val="18"/>
        <w:szCs w:val="18"/>
      </w:rPr>
      <w:fldChar w:fldCharType="begin"/>
    </w:r>
    <w:r>
      <w:rPr>
        <w:rStyle w:val="17"/>
        <w:rFonts w:ascii="Arial" w:hAnsi="Arial" w:cs="Arial"/>
        <w:sz w:val="18"/>
        <w:szCs w:val="18"/>
      </w:rPr>
      <w:instrText xml:space="preserve"> NUMPAGES </w:instrText>
    </w:r>
    <w:r>
      <w:rPr>
        <w:rStyle w:val="17"/>
        <w:rFonts w:ascii="Arial" w:hAnsi="Arial" w:cs="Arial"/>
        <w:sz w:val="18"/>
        <w:szCs w:val="18"/>
      </w:rPr>
      <w:fldChar w:fldCharType="separate"/>
    </w:r>
    <w:r>
      <w:rPr>
        <w:rStyle w:val="17"/>
        <w:rFonts w:ascii="Arial" w:hAnsi="Arial" w:cs="Arial"/>
        <w:sz w:val="18"/>
        <w:szCs w:val="18"/>
      </w:rPr>
      <w:t>2</w:t>
    </w:r>
    <w:r>
      <w:rPr>
        <w:rStyle w:val="17"/>
        <w:rFonts w:ascii="Arial" w:hAnsi="Arial" w:cs="Arial"/>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C9238">
    <w:pPr>
      <w:pStyle w:val="7"/>
      <w:tabs>
        <w:tab w:val="center" w:pos="10710"/>
        <w:tab w:val="clear" w:pos="4680"/>
        <w:tab w:val="clear" w:pos="9360"/>
      </w:tabs>
    </w:pPr>
    <w:r>
      <w:rPr>
        <w:rFonts w:ascii="Arial" w:hAnsi="Arial" w:cs="Arial"/>
        <w:sz w:val="18"/>
        <w:szCs w:val="18"/>
      </w:rPr>
      <w:tab/>
    </w:r>
    <w:r>
      <w:rPr>
        <w:rFonts w:ascii="Arial" w:hAnsi="Arial" w:cs="Arial"/>
        <w:sz w:val="18"/>
        <w:szCs w:val="18"/>
      </w:rPr>
      <w:t xml:space="preserve">Page </w:t>
    </w:r>
    <w:r>
      <w:rPr>
        <w:rStyle w:val="17"/>
        <w:rFonts w:ascii="Arial" w:hAnsi="Arial" w:cs="Arial"/>
        <w:sz w:val="18"/>
        <w:szCs w:val="18"/>
      </w:rPr>
      <w:fldChar w:fldCharType="begin"/>
    </w:r>
    <w:r>
      <w:rPr>
        <w:rStyle w:val="17"/>
        <w:rFonts w:ascii="Arial" w:hAnsi="Arial" w:cs="Arial"/>
        <w:sz w:val="18"/>
        <w:szCs w:val="18"/>
      </w:rPr>
      <w:instrText xml:space="preserve"> PAGE </w:instrText>
    </w:r>
    <w:r>
      <w:rPr>
        <w:rStyle w:val="17"/>
        <w:rFonts w:ascii="Arial" w:hAnsi="Arial" w:cs="Arial"/>
        <w:sz w:val="18"/>
        <w:szCs w:val="18"/>
      </w:rPr>
      <w:fldChar w:fldCharType="separate"/>
    </w:r>
    <w:r>
      <w:rPr>
        <w:rStyle w:val="17"/>
        <w:rFonts w:ascii="Arial" w:hAnsi="Arial" w:cs="Arial"/>
        <w:sz w:val="18"/>
        <w:szCs w:val="18"/>
      </w:rPr>
      <w:t>2</w:t>
    </w:r>
    <w:r>
      <w:rPr>
        <w:rStyle w:val="17"/>
        <w:rFonts w:ascii="Arial" w:hAnsi="Arial" w:cs="Arial"/>
        <w:sz w:val="18"/>
        <w:szCs w:val="18"/>
      </w:rPr>
      <w:fldChar w:fldCharType="end"/>
    </w:r>
    <w:r>
      <w:rPr>
        <w:rStyle w:val="17"/>
        <w:rFonts w:ascii="Arial" w:hAnsi="Arial" w:cs="Arial"/>
        <w:sz w:val="18"/>
        <w:szCs w:val="18"/>
      </w:rPr>
      <w:t xml:space="preserve"> of </w:t>
    </w:r>
    <w:r>
      <w:rPr>
        <w:rStyle w:val="17"/>
        <w:rFonts w:ascii="Arial" w:hAnsi="Arial" w:cs="Arial"/>
        <w:sz w:val="18"/>
        <w:szCs w:val="18"/>
      </w:rPr>
      <w:fldChar w:fldCharType="begin"/>
    </w:r>
    <w:r>
      <w:rPr>
        <w:rStyle w:val="17"/>
        <w:rFonts w:ascii="Arial" w:hAnsi="Arial" w:cs="Arial"/>
        <w:sz w:val="18"/>
        <w:szCs w:val="18"/>
      </w:rPr>
      <w:instrText xml:space="preserve"> NUMPAGES </w:instrText>
    </w:r>
    <w:r>
      <w:rPr>
        <w:rStyle w:val="17"/>
        <w:rFonts w:ascii="Arial" w:hAnsi="Arial" w:cs="Arial"/>
        <w:sz w:val="18"/>
        <w:szCs w:val="18"/>
      </w:rPr>
      <w:fldChar w:fldCharType="separate"/>
    </w:r>
    <w:r>
      <w:rPr>
        <w:rStyle w:val="17"/>
        <w:rFonts w:ascii="Arial" w:hAnsi="Arial" w:cs="Arial"/>
        <w:sz w:val="18"/>
        <w:szCs w:val="18"/>
      </w:rPr>
      <w:t>17</w:t>
    </w:r>
    <w:r>
      <w:rPr>
        <w:rStyle w:val="17"/>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02C923D">
      <w:pPr>
        <w:pStyle w:val="9"/>
        <w:rPr>
          <w:rFonts w:ascii="Arial" w:hAnsi="Arial" w:cs="Arial"/>
          <w:sz w:val="16"/>
          <w:szCs w:val="16"/>
        </w:rPr>
      </w:pPr>
      <w:r>
        <w:rPr>
          <w:rStyle w:val="22"/>
          <w:rFonts w:ascii="Arial" w:hAnsi="Arial" w:cs="Arial"/>
          <w:sz w:val="16"/>
          <w:szCs w:val="16"/>
        </w:rPr>
        <w:footnoteRef/>
      </w:r>
      <w:r>
        <w:rPr>
          <w:rFonts w:ascii="Arial" w:hAnsi="Arial" w:cs="Arial"/>
          <w:sz w:val="16"/>
          <w:szCs w:val="16"/>
        </w:rPr>
        <w:t xml:space="preserve"> Colleagues do not obtain consent for research or act as representatives of the investigators.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fixed"/>
      <w:tblCellMar>
        <w:top w:w="0" w:type="dxa"/>
        <w:left w:w="108" w:type="dxa"/>
        <w:bottom w:w="0" w:type="dxa"/>
        <w:right w:w="108" w:type="dxa"/>
      </w:tblCellMar>
    </w:tblPr>
    <w:tblGrid>
      <w:gridCol w:w="3600"/>
      <w:gridCol w:w="3600"/>
      <w:gridCol w:w="3600"/>
    </w:tblGrid>
    <w:tr w14:paraId="402C922B">
      <w:tblPrEx>
        <w:tblCellMar>
          <w:top w:w="0" w:type="dxa"/>
          <w:left w:w="108" w:type="dxa"/>
          <w:bottom w:w="0" w:type="dxa"/>
          <w:right w:w="108" w:type="dxa"/>
        </w:tblCellMar>
      </w:tblPrEx>
      <w:trPr>
        <w:trHeight w:val="300" w:hRule="atLeast"/>
      </w:trPr>
      <w:tc>
        <w:tcPr>
          <w:tcW w:w="3600" w:type="dxa"/>
        </w:tcPr>
        <w:p w14:paraId="402C9228">
          <w:pPr>
            <w:pStyle w:val="8"/>
            <w:ind w:left="-115"/>
          </w:pPr>
        </w:p>
      </w:tc>
      <w:tc>
        <w:tcPr>
          <w:tcW w:w="3600" w:type="dxa"/>
        </w:tcPr>
        <w:p w14:paraId="402C9229">
          <w:pPr>
            <w:pStyle w:val="8"/>
            <w:jc w:val="center"/>
          </w:pPr>
        </w:p>
      </w:tc>
      <w:tc>
        <w:tcPr>
          <w:tcW w:w="3600" w:type="dxa"/>
        </w:tcPr>
        <w:p w14:paraId="402C922A">
          <w:pPr>
            <w:pStyle w:val="8"/>
            <w:ind w:right="-115"/>
            <w:jc w:val="right"/>
          </w:pPr>
        </w:p>
      </w:tc>
    </w:tr>
  </w:tbl>
  <w:p w14:paraId="402C922C">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Caption w:val="APPLICATION: I R B Protocol"/>
      <w:tblDescription w:val="This is the header for the IRB protocol form"/>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4"/>
      <w:gridCol w:w="5056"/>
    </w:tblGrid>
    <w:tr w14:paraId="402C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blHeader/>
      </w:trPr>
      <w:tc>
        <w:tcPr>
          <w:tcW w:w="5744" w:type="dxa"/>
          <w:tcBorders>
            <w:top w:val="nil"/>
            <w:left w:val="nil"/>
            <w:bottom w:val="nil"/>
            <w:right w:val="nil"/>
          </w:tcBorders>
          <w:vAlign w:val="center"/>
        </w:tcPr>
        <w:p w14:paraId="402C922E">
          <w:pPr>
            <w:tabs>
              <w:tab w:val="right" w:pos="9720"/>
            </w:tabs>
          </w:pPr>
          <w:ins w:id="0" w:author="William Kettler" w:date="2025-11-05T17:49:00Z">
            <w:bookmarkStart w:id="1" w:name="_Hlk173216690"/>
            <w:r>
              <w:rPr/>
              <w:drawing>
                <wp:inline distT="0" distB="0" distL="0" distR="0">
                  <wp:extent cx="2266950" cy="596900"/>
                  <wp:effectExtent l="0" t="0" r="0" b="0"/>
                  <wp:docPr id="57266576" name="Picture 91772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576" name="Picture 917726197"/>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297417" cy="605400"/>
                          </a:xfrm>
                          <a:prstGeom prst="rect">
                            <a:avLst/>
                          </a:prstGeom>
                        </pic:spPr>
                      </pic:pic>
                    </a:graphicData>
                  </a:graphic>
                </wp:inline>
              </w:drawing>
            </w:r>
          </w:ins>
          <w:del w:id="2" w:author="William Kettler" w:date="2025-11-05T17:49:00Z">
            <w:r>
              <w:rPr/>
              <w:drawing>
                <wp:inline distT="0" distB="0" distL="0" distR="0">
                  <wp:extent cx="2266950" cy="596900"/>
                  <wp:effectExtent l="0" t="0" r="0" b="0"/>
                  <wp:docPr id="1939299753" name="Picture 91772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99753" name="Picture 917726197"/>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297417" cy="605400"/>
                          </a:xfrm>
                          <a:prstGeom prst="rect">
                            <a:avLst/>
                          </a:prstGeom>
                        </pic:spPr>
                      </pic:pic>
                    </a:graphicData>
                  </a:graphic>
                </wp:inline>
              </w:drawing>
            </w:r>
          </w:del>
        </w:p>
      </w:tc>
      <w:tc>
        <w:tcPr>
          <w:tcW w:w="5056" w:type="dxa"/>
          <w:tcBorders>
            <w:top w:val="nil"/>
            <w:left w:val="nil"/>
            <w:bottom w:val="nil"/>
            <w:right w:val="nil"/>
          </w:tcBorders>
          <w:vAlign w:val="center"/>
        </w:tcPr>
        <w:p w14:paraId="402C922F">
          <w:pPr>
            <w:tabs>
              <w:tab w:val="right" w:pos="9720"/>
            </w:tabs>
            <w:jc w:val="right"/>
            <w:outlineLvl w:val="0"/>
            <w:rPr>
              <w:rFonts w:ascii="Arial" w:hAnsi="Arial" w:cs="Arial"/>
              <w:b/>
              <w:bCs/>
              <w:sz w:val="28"/>
              <w:szCs w:val="32"/>
            </w:rPr>
          </w:pPr>
        </w:p>
        <w:p w14:paraId="402C9230">
          <w:pPr>
            <w:tabs>
              <w:tab w:val="right" w:pos="9720"/>
            </w:tabs>
            <w:jc w:val="right"/>
            <w:outlineLvl w:val="0"/>
            <w:rPr>
              <w:rFonts w:ascii="Arial" w:hAnsi="Arial" w:cs="Arial"/>
              <w:b/>
              <w:bCs/>
            </w:rPr>
          </w:pPr>
          <w:r>
            <w:rPr>
              <w:rFonts w:ascii="Arial" w:hAnsi="Arial" w:cs="Arial"/>
              <w:b/>
              <w:bCs/>
            </w:rPr>
            <w:t>HRP-503a</w:t>
          </w:r>
        </w:p>
        <w:p w14:paraId="402C9231">
          <w:pPr>
            <w:tabs>
              <w:tab w:val="right" w:pos="9720"/>
            </w:tabs>
            <w:jc w:val="right"/>
            <w:outlineLvl w:val="0"/>
            <w:rPr>
              <w:rFonts w:ascii="Arial" w:hAnsi="Arial" w:cs="Arial"/>
              <w:b/>
              <w:bCs/>
              <w:sz w:val="28"/>
              <w:szCs w:val="32"/>
            </w:rPr>
          </w:pPr>
          <w:r>
            <w:rPr>
              <w:rFonts w:ascii="Arial" w:hAnsi="Arial" w:cs="Arial"/>
              <w:b/>
              <w:bCs/>
            </w:rPr>
            <w:t xml:space="preserve"> 9/04/2025 | Approver: B. Alberola</w:t>
          </w:r>
        </w:p>
      </w:tc>
    </w:tr>
    <w:tr w14:paraId="402C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trPr>
      <w:tc>
        <w:tcPr>
          <w:tcW w:w="10800" w:type="dxa"/>
          <w:gridSpan w:val="2"/>
          <w:tcBorders>
            <w:top w:val="nil"/>
            <w:left w:val="nil"/>
            <w:bottom w:val="nil"/>
            <w:right w:val="nil"/>
          </w:tcBorders>
          <w:shd w:val="clear" w:color="auto" w:fill="255799"/>
          <w:vAlign w:val="center"/>
        </w:tcPr>
        <w:p w14:paraId="402C9233">
          <w:pPr>
            <w:tabs>
              <w:tab w:val="right" w:pos="9720"/>
            </w:tabs>
            <w:jc w:val="right"/>
            <w:outlineLvl w:val="0"/>
            <w:rPr>
              <w:rFonts w:cstheme="minorHAnsi"/>
              <w:b/>
              <w:bCs/>
            </w:rPr>
          </w:pPr>
        </w:p>
      </w:tc>
    </w:tr>
    <w:tr w14:paraId="402C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0800" w:type="dxa"/>
          <w:gridSpan w:val="2"/>
          <w:tcBorders>
            <w:top w:val="nil"/>
            <w:left w:val="nil"/>
            <w:bottom w:val="nil"/>
            <w:right w:val="nil"/>
          </w:tcBorders>
          <w:shd w:val="clear" w:color="auto" w:fill="00B050"/>
          <w:vAlign w:val="center"/>
        </w:tcPr>
        <w:p w14:paraId="402C9235">
          <w:pPr>
            <w:tabs>
              <w:tab w:val="right" w:pos="9720"/>
            </w:tabs>
            <w:jc w:val="right"/>
            <w:outlineLvl w:val="0"/>
            <w:rPr>
              <w:rFonts w:cstheme="minorHAnsi"/>
              <w:b/>
              <w:bCs/>
              <w:color w:val="009443"/>
              <w:sz w:val="14"/>
              <w:szCs w:val="32"/>
            </w:rPr>
          </w:pPr>
        </w:p>
      </w:tc>
    </w:tr>
    <w:bookmarkEnd w:id="1"/>
  </w:tbl>
  <w:p w14:paraId="402C923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415AA"/>
    <w:multiLevelType w:val="multilevel"/>
    <w:tmpl w:val="015415AA"/>
    <w:lvl w:ilvl="0" w:tentative="0">
      <w:start w:val="10"/>
      <w:numFmt w:val="decimal"/>
      <w:lvlText w:val="%1"/>
      <w:lvlJc w:val="left"/>
      <w:pPr>
        <w:ind w:left="620" w:hanging="620"/>
      </w:pPr>
      <w:rPr>
        <w:rFonts w:hint="default"/>
      </w:rPr>
    </w:lvl>
    <w:lvl w:ilvl="1" w:tentative="0">
      <w:start w:val="8"/>
      <w:numFmt w:val="decimal"/>
      <w:lvlText w:val="%1.%2"/>
      <w:lvlJc w:val="left"/>
      <w:pPr>
        <w:ind w:left="620" w:hanging="62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03F45B52"/>
    <w:multiLevelType w:val="multilevel"/>
    <w:tmpl w:val="03F45B52"/>
    <w:lvl w:ilvl="0" w:tentative="0">
      <w:start w:val="7"/>
      <w:numFmt w:val="decimal"/>
      <w:lvlText w:val="%1"/>
      <w:lvlJc w:val="left"/>
      <w:pPr>
        <w:ind w:left="480" w:hanging="480"/>
      </w:pPr>
      <w:rPr>
        <w:rFonts w:hint="default"/>
      </w:rPr>
    </w:lvl>
    <w:lvl w:ilvl="1" w:tentative="0">
      <w:start w:val="1"/>
      <w:numFmt w:val="decimal"/>
      <w:lvlText w:val="%1.%2"/>
      <w:lvlJc w:val="left"/>
      <w:pPr>
        <w:ind w:left="480" w:hanging="480"/>
      </w:pPr>
      <w:rPr>
        <w:rFonts w:hint="default"/>
        <w:b/>
        <w:bCs/>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4."/>
      <w:lvlJc w:val="left"/>
      <w:pPr>
        <w:ind w:left="1080" w:hanging="360"/>
      </w:p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04D45F52"/>
    <w:multiLevelType w:val="multilevel"/>
    <w:tmpl w:val="04D45F52"/>
    <w:lvl w:ilvl="0" w:tentative="0">
      <w:start w:val="9"/>
      <w:numFmt w:val="decimal"/>
      <w:lvlText w:val="%1"/>
      <w:lvlJc w:val="left"/>
      <w:pPr>
        <w:ind w:left="360" w:hanging="360"/>
      </w:pPr>
      <w:rPr>
        <w:rFonts w:hint="default"/>
        <w:b/>
      </w:rPr>
    </w:lvl>
    <w:lvl w:ilvl="1" w:tentative="0">
      <w:start w:val="2"/>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val="0"/>
        <w:bCs/>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3">
    <w:nsid w:val="05CB5E1F"/>
    <w:multiLevelType w:val="multilevel"/>
    <w:tmpl w:val="05CB5E1F"/>
    <w:lvl w:ilvl="0" w:tentative="0">
      <w:start w:val="5"/>
      <w:numFmt w:val="decimal"/>
      <w:lvlText w:val="%1"/>
      <w:lvlJc w:val="left"/>
      <w:pPr>
        <w:ind w:left="480" w:hanging="480"/>
      </w:pPr>
      <w:rPr>
        <w:rFonts w:hint="default"/>
      </w:rPr>
    </w:lvl>
    <w:lvl w:ilvl="1" w:tentative="0">
      <w:start w:val="2"/>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080F6288"/>
    <w:multiLevelType w:val="multilevel"/>
    <w:tmpl w:val="080F6288"/>
    <w:lvl w:ilvl="0" w:tentative="0">
      <w:start w:val="11"/>
      <w:numFmt w:val="decimal"/>
      <w:lvlText w:val="%1"/>
      <w:lvlJc w:val="left"/>
      <w:pPr>
        <w:ind w:left="620" w:hanging="620"/>
      </w:pPr>
      <w:rPr>
        <w:rFonts w:hint="default"/>
      </w:rPr>
    </w:lvl>
    <w:lvl w:ilvl="1" w:tentative="0">
      <w:start w:val="4"/>
      <w:numFmt w:val="decimal"/>
      <w:lvlText w:val="%1.%2"/>
      <w:lvlJc w:val="left"/>
      <w:pPr>
        <w:ind w:left="620" w:hanging="6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0DA11E99"/>
    <w:multiLevelType w:val="multilevel"/>
    <w:tmpl w:val="0DA11E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ind w:left="2160" w:hanging="360"/>
      </w:pPr>
      <w:rPr>
        <w:rFonts w:hint="default"/>
        <w:b w:val="0"/>
        <w:bCs w:val="0"/>
      </w:rPr>
    </w:lvl>
    <w:lvl w:ilvl="3" w:tentative="0">
      <w:start w:val="1"/>
      <w:numFmt w:val="lowerLetter"/>
      <w:lvlText w:val="%4."/>
      <w:lvlJc w:val="left"/>
      <w:pPr>
        <w:ind w:left="2880" w:hanging="360"/>
      </w:pPr>
      <w:rPr>
        <w:b w:val="0"/>
        <w:bCs w:val="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D26D00"/>
    <w:multiLevelType w:val="multilevel"/>
    <w:tmpl w:val="18D26D00"/>
    <w:lvl w:ilvl="0" w:tentative="0">
      <w:start w:val="7"/>
      <w:numFmt w:val="decimal"/>
      <w:lvlText w:val="%1"/>
      <w:lvlJc w:val="left"/>
      <w:pPr>
        <w:ind w:left="540" w:hanging="540"/>
      </w:pPr>
      <w:rPr>
        <w:rFonts w:hint="default"/>
        <w:sz w:val="24"/>
      </w:rPr>
    </w:lvl>
    <w:lvl w:ilvl="1" w:tentative="0">
      <w:start w:val="2"/>
      <w:numFmt w:val="decimal"/>
      <w:lvlText w:val="%1.%2"/>
      <w:lvlJc w:val="left"/>
      <w:pPr>
        <w:ind w:left="540" w:hanging="540"/>
      </w:pPr>
      <w:rPr>
        <w:rFonts w:hint="default"/>
        <w:sz w:val="22"/>
        <w:szCs w:val="22"/>
      </w:rPr>
    </w:lvl>
    <w:lvl w:ilvl="2" w:tentative="0">
      <w:start w:val="1"/>
      <w:numFmt w:val="decimal"/>
      <w:lvlText w:val="%1.%2.%3"/>
      <w:lvlJc w:val="left"/>
      <w:pPr>
        <w:ind w:left="720" w:hanging="720"/>
      </w:pPr>
      <w:rPr>
        <w:rFonts w:hint="default"/>
        <w:b w:val="0"/>
        <w:bCs w:val="0"/>
        <w:sz w:val="22"/>
        <w:szCs w:val="22"/>
      </w:rPr>
    </w:lvl>
    <w:lvl w:ilvl="3" w:tentative="0">
      <w:start w:val="1"/>
      <w:numFmt w:val="decimal"/>
      <w:lvlText w:val="%1.%2.%3.%4"/>
      <w:lvlJc w:val="left"/>
      <w:pPr>
        <w:ind w:left="720" w:hanging="720"/>
      </w:pPr>
      <w:rPr>
        <w:rFonts w:hint="default"/>
        <w:b w:val="0"/>
        <w:bCs w:val="0"/>
        <w:sz w:val="22"/>
        <w:szCs w:val="22"/>
      </w:rPr>
    </w:lvl>
    <w:lvl w:ilvl="4" w:tentative="0">
      <w:start w:val="1"/>
      <w:numFmt w:val="decimal"/>
      <w:lvlText w:val="%1.%2.%3.%4.%5"/>
      <w:lvlJc w:val="left"/>
      <w:pPr>
        <w:ind w:left="1080" w:hanging="1080"/>
      </w:pPr>
      <w:rPr>
        <w:rFonts w:hint="default"/>
        <w:sz w:val="24"/>
      </w:rPr>
    </w:lvl>
    <w:lvl w:ilvl="5" w:tentative="0">
      <w:start w:val="1"/>
      <w:numFmt w:val="decimal"/>
      <w:lvlText w:val="%1.%2.%3.%4.%5.%6"/>
      <w:lvlJc w:val="left"/>
      <w:pPr>
        <w:ind w:left="1080" w:hanging="1080"/>
      </w:pPr>
      <w:rPr>
        <w:rFonts w:hint="default"/>
        <w:sz w:val="24"/>
      </w:rPr>
    </w:lvl>
    <w:lvl w:ilvl="6" w:tentative="0">
      <w:start w:val="1"/>
      <w:numFmt w:val="decimal"/>
      <w:lvlText w:val="%1.%2.%3.%4.%5.%6.%7"/>
      <w:lvlJc w:val="left"/>
      <w:pPr>
        <w:ind w:left="1440" w:hanging="1440"/>
      </w:pPr>
      <w:rPr>
        <w:rFonts w:hint="default"/>
        <w:sz w:val="24"/>
      </w:rPr>
    </w:lvl>
    <w:lvl w:ilvl="7" w:tentative="0">
      <w:start w:val="1"/>
      <w:numFmt w:val="decimal"/>
      <w:lvlText w:val="%1.%2.%3.%4.%5.%6.%7.%8"/>
      <w:lvlJc w:val="left"/>
      <w:pPr>
        <w:ind w:left="1440" w:hanging="1440"/>
      </w:pPr>
      <w:rPr>
        <w:rFonts w:hint="default"/>
        <w:sz w:val="24"/>
      </w:rPr>
    </w:lvl>
    <w:lvl w:ilvl="8" w:tentative="0">
      <w:start w:val="1"/>
      <w:numFmt w:val="decimal"/>
      <w:lvlText w:val="%1.%2.%3.%4.%5.%6.%7.%8.%9"/>
      <w:lvlJc w:val="left"/>
      <w:pPr>
        <w:ind w:left="1800" w:hanging="1800"/>
      </w:pPr>
      <w:rPr>
        <w:rFonts w:hint="default"/>
        <w:sz w:val="24"/>
      </w:rPr>
    </w:lvl>
  </w:abstractNum>
  <w:abstractNum w:abstractNumId="7">
    <w:nsid w:val="18FE031B"/>
    <w:multiLevelType w:val="multilevel"/>
    <w:tmpl w:val="18FE031B"/>
    <w:lvl w:ilvl="0" w:tentative="0">
      <w:start w:val="9"/>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19F878B1"/>
    <w:multiLevelType w:val="multilevel"/>
    <w:tmpl w:val="19F878B1"/>
    <w:lvl w:ilvl="0" w:tentative="0">
      <w:start w:val="5"/>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1C397FE5"/>
    <w:multiLevelType w:val="multilevel"/>
    <w:tmpl w:val="1C397FE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1E1116BD"/>
    <w:multiLevelType w:val="multilevel"/>
    <w:tmpl w:val="1E1116BD"/>
    <w:lvl w:ilvl="0" w:tentative="0">
      <w:start w:val="1"/>
      <w:numFmt w:val="decimal"/>
      <w:lvlText w:val="%1."/>
      <w:lvlJc w:val="left"/>
      <w:pPr>
        <w:ind w:left="1780" w:hanging="360"/>
      </w:pPr>
    </w:lvl>
    <w:lvl w:ilvl="1" w:tentative="0">
      <w:start w:val="1"/>
      <w:numFmt w:val="decimal"/>
      <w:lvlText w:val="%2."/>
      <w:lvlJc w:val="left"/>
      <w:pPr>
        <w:ind w:left="1780" w:hanging="360"/>
      </w:pPr>
    </w:lvl>
    <w:lvl w:ilvl="2" w:tentative="0">
      <w:start w:val="1"/>
      <w:numFmt w:val="decimal"/>
      <w:lvlText w:val="%3."/>
      <w:lvlJc w:val="left"/>
      <w:pPr>
        <w:ind w:left="1780" w:hanging="360"/>
      </w:pPr>
    </w:lvl>
    <w:lvl w:ilvl="3" w:tentative="0">
      <w:start w:val="1"/>
      <w:numFmt w:val="decimal"/>
      <w:lvlText w:val="%4."/>
      <w:lvlJc w:val="left"/>
      <w:pPr>
        <w:ind w:left="1780" w:hanging="360"/>
      </w:pPr>
    </w:lvl>
    <w:lvl w:ilvl="4" w:tentative="0">
      <w:start w:val="1"/>
      <w:numFmt w:val="decimal"/>
      <w:lvlText w:val="%5."/>
      <w:lvlJc w:val="left"/>
      <w:pPr>
        <w:ind w:left="1780" w:hanging="360"/>
      </w:pPr>
    </w:lvl>
    <w:lvl w:ilvl="5" w:tentative="0">
      <w:start w:val="1"/>
      <w:numFmt w:val="decimal"/>
      <w:lvlText w:val="%6."/>
      <w:lvlJc w:val="left"/>
      <w:pPr>
        <w:ind w:left="1780" w:hanging="360"/>
      </w:pPr>
    </w:lvl>
    <w:lvl w:ilvl="6" w:tentative="0">
      <w:start w:val="1"/>
      <w:numFmt w:val="decimal"/>
      <w:lvlText w:val="%7."/>
      <w:lvlJc w:val="left"/>
      <w:pPr>
        <w:ind w:left="1780" w:hanging="360"/>
      </w:pPr>
    </w:lvl>
    <w:lvl w:ilvl="7" w:tentative="0">
      <w:start w:val="1"/>
      <w:numFmt w:val="decimal"/>
      <w:lvlText w:val="%8."/>
      <w:lvlJc w:val="left"/>
      <w:pPr>
        <w:ind w:left="1780" w:hanging="360"/>
      </w:pPr>
    </w:lvl>
    <w:lvl w:ilvl="8" w:tentative="0">
      <w:start w:val="1"/>
      <w:numFmt w:val="decimal"/>
      <w:lvlText w:val="%9."/>
      <w:lvlJc w:val="left"/>
      <w:pPr>
        <w:ind w:left="1780" w:hanging="360"/>
      </w:pPr>
    </w:lvl>
  </w:abstractNum>
  <w:abstractNum w:abstractNumId="11">
    <w:nsid w:val="23E72D4C"/>
    <w:multiLevelType w:val="singleLevel"/>
    <w:tmpl w:val="23E72D4C"/>
    <w:lvl w:ilvl="0" w:tentative="0">
      <w:start w:val="1"/>
      <w:numFmt w:val="decimal"/>
      <w:suff w:val="space"/>
      <w:lvlText w:val="%1."/>
      <w:lvlJc w:val="left"/>
    </w:lvl>
  </w:abstractNum>
  <w:abstractNum w:abstractNumId="12">
    <w:nsid w:val="25E04597"/>
    <w:multiLevelType w:val="multilevel"/>
    <w:tmpl w:val="25E045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6596871"/>
    <w:multiLevelType w:val="multilevel"/>
    <w:tmpl w:val="26596871"/>
    <w:lvl w:ilvl="0" w:tentative="0">
      <w:start w:val="9"/>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
    <w:nsid w:val="28341FA8"/>
    <w:multiLevelType w:val="multilevel"/>
    <w:tmpl w:val="28341FA8"/>
    <w:lvl w:ilvl="0" w:tentative="0">
      <w:start w:val="2"/>
      <w:numFmt w:val="decimal"/>
      <w:lvlText w:val="%1"/>
      <w:lvlJc w:val="left"/>
      <w:pPr>
        <w:ind w:left="360" w:hanging="360"/>
      </w:pPr>
      <w:rPr>
        <w:rFonts w:hint="default"/>
        <w:b/>
      </w:rPr>
    </w:lvl>
    <w:lvl w:ilvl="1" w:tentative="0">
      <w:start w:val="3"/>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15">
    <w:nsid w:val="2A537CA4"/>
    <w:multiLevelType w:val="multilevel"/>
    <w:tmpl w:val="2A537CA4"/>
    <w:lvl w:ilvl="0" w:tentative="0">
      <w:start w:val="1"/>
      <w:numFmt w:val="decimal"/>
      <w:lvlText w:val="%1."/>
      <w:lvlJc w:val="left"/>
      <w:pPr>
        <w:ind w:left="610" w:hanging="360"/>
      </w:pPr>
      <w:rPr>
        <w:rFonts w:hint="default"/>
      </w:rPr>
    </w:lvl>
    <w:lvl w:ilvl="1" w:tentative="0">
      <w:start w:val="1"/>
      <w:numFmt w:val="lowerLetter"/>
      <w:lvlText w:val="%2."/>
      <w:lvlJc w:val="left"/>
      <w:pPr>
        <w:ind w:left="1330" w:hanging="360"/>
      </w:pPr>
    </w:lvl>
    <w:lvl w:ilvl="2" w:tentative="0">
      <w:start w:val="1"/>
      <w:numFmt w:val="lowerRoman"/>
      <w:lvlText w:val="%3."/>
      <w:lvlJc w:val="right"/>
      <w:pPr>
        <w:ind w:left="2050" w:hanging="180"/>
      </w:pPr>
    </w:lvl>
    <w:lvl w:ilvl="3" w:tentative="0">
      <w:start w:val="1"/>
      <w:numFmt w:val="decimal"/>
      <w:lvlText w:val="%4."/>
      <w:lvlJc w:val="left"/>
      <w:pPr>
        <w:ind w:left="2770" w:hanging="360"/>
      </w:pPr>
    </w:lvl>
    <w:lvl w:ilvl="4" w:tentative="0">
      <w:start w:val="1"/>
      <w:numFmt w:val="lowerLetter"/>
      <w:lvlText w:val="%5."/>
      <w:lvlJc w:val="left"/>
      <w:pPr>
        <w:ind w:left="3490" w:hanging="360"/>
      </w:pPr>
    </w:lvl>
    <w:lvl w:ilvl="5" w:tentative="0">
      <w:start w:val="1"/>
      <w:numFmt w:val="lowerRoman"/>
      <w:lvlText w:val="%6."/>
      <w:lvlJc w:val="right"/>
      <w:pPr>
        <w:ind w:left="4210" w:hanging="180"/>
      </w:pPr>
    </w:lvl>
    <w:lvl w:ilvl="6" w:tentative="0">
      <w:start w:val="1"/>
      <w:numFmt w:val="decimal"/>
      <w:lvlText w:val="%7."/>
      <w:lvlJc w:val="left"/>
      <w:pPr>
        <w:ind w:left="4930" w:hanging="360"/>
      </w:pPr>
    </w:lvl>
    <w:lvl w:ilvl="7" w:tentative="0">
      <w:start w:val="1"/>
      <w:numFmt w:val="lowerLetter"/>
      <w:lvlText w:val="%8."/>
      <w:lvlJc w:val="left"/>
      <w:pPr>
        <w:ind w:left="5650" w:hanging="360"/>
      </w:pPr>
    </w:lvl>
    <w:lvl w:ilvl="8" w:tentative="0">
      <w:start w:val="1"/>
      <w:numFmt w:val="lowerRoman"/>
      <w:lvlText w:val="%9."/>
      <w:lvlJc w:val="right"/>
      <w:pPr>
        <w:ind w:left="6370" w:hanging="180"/>
      </w:pPr>
    </w:lvl>
  </w:abstractNum>
  <w:abstractNum w:abstractNumId="16">
    <w:nsid w:val="309A498D"/>
    <w:multiLevelType w:val="multilevel"/>
    <w:tmpl w:val="309A498D"/>
    <w:lvl w:ilvl="0" w:tentative="0">
      <w:start w:val="5"/>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7">
    <w:nsid w:val="31AD6AC2"/>
    <w:multiLevelType w:val="multilevel"/>
    <w:tmpl w:val="31AD6AC2"/>
    <w:lvl w:ilvl="0" w:tentative="0">
      <w:start w:val="1"/>
      <w:numFmt w:val="decimal"/>
      <w:lvlText w:val="%1."/>
      <w:lvlJc w:val="left"/>
      <w:pPr>
        <w:ind w:left="460" w:hanging="460"/>
      </w:pPr>
      <w:rPr>
        <w:rFonts w:ascii="Arial" w:hAnsi="Arial" w:cs="Arial" w:eastAsiaTheme="minorHAnsi"/>
      </w:rPr>
    </w:lvl>
    <w:lvl w:ilvl="1" w:tentative="0">
      <w:start w:val="1"/>
      <w:numFmt w:val="decimal"/>
      <w:lvlText w:val="%1.%2"/>
      <w:lvlJc w:val="left"/>
      <w:pPr>
        <w:ind w:left="460" w:hanging="460"/>
      </w:pPr>
      <w:rPr>
        <w:rFonts w:hint="default" w:asciiTheme="minorHAnsi" w:hAnsiTheme="minorHAnsi" w:cstheme="minorBidi"/>
      </w:rPr>
    </w:lvl>
    <w:lvl w:ilvl="2" w:tentative="0">
      <w:start w:val="1"/>
      <w:numFmt w:val="decimal"/>
      <w:lvlText w:val="%1.%2.%3"/>
      <w:lvlJc w:val="left"/>
      <w:pPr>
        <w:ind w:left="720" w:hanging="720"/>
      </w:pPr>
      <w:rPr>
        <w:rFonts w:hint="default" w:ascii="Arial" w:hAnsi="Arial" w:cs="Arial"/>
      </w:rPr>
    </w:lvl>
    <w:lvl w:ilvl="3" w:tentative="0">
      <w:start w:val="1"/>
      <w:numFmt w:val="decimal"/>
      <w:lvlText w:val="%4."/>
      <w:lvlJc w:val="left"/>
      <w:pPr>
        <w:ind w:left="720" w:hanging="720"/>
      </w:pPr>
      <w:rPr>
        <w:rFonts w:ascii="Arial" w:hAnsi="Arial" w:cs="Arial" w:eastAsiaTheme="minorHAnsi"/>
      </w:rPr>
    </w:lvl>
    <w:lvl w:ilvl="4" w:tentative="0">
      <w:start w:val="1"/>
      <w:numFmt w:val="decimal"/>
      <w:lvlText w:val="%1.%2.%3.%4.%5"/>
      <w:lvlJc w:val="left"/>
      <w:pPr>
        <w:ind w:left="1080" w:hanging="1080"/>
      </w:pPr>
      <w:rPr>
        <w:rFonts w:hint="default" w:asciiTheme="minorHAnsi" w:hAnsiTheme="minorHAnsi" w:cstheme="minorBidi"/>
      </w:rPr>
    </w:lvl>
    <w:lvl w:ilvl="5" w:tentative="0">
      <w:start w:val="1"/>
      <w:numFmt w:val="decimal"/>
      <w:lvlText w:val="%1.%2.%3.%4.%5.%6"/>
      <w:lvlJc w:val="left"/>
      <w:pPr>
        <w:ind w:left="1080" w:hanging="1080"/>
      </w:pPr>
      <w:rPr>
        <w:rFonts w:hint="default" w:asciiTheme="minorHAnsi" w:hAnsiTheme="minorHAnsi" w:cstheme="minorBidi"/>
      </w:rPr>
    </w:lvl>
    <w:lvl w:ilvl="6" w:tentative="0">
      <w:start w:val="1"/>
      <w:numFmt w:val="decimal"/>
      <w:lvlText w:val="%1.%2.%3.%4.%5.%6.%7"/>
      <w:lvlJc w:val="left"/>
      <w:pPr>
        <w:ind w:left="1440" w:hanging="1440"/>
      </w:pPr>
      <w:rPr>
        <w:rFonts w:hint="default" w:asciiTheme="minorHAnsi" w:hAnsiTheme="minorHAnsi" w:cstheme="minorBidi"/>
      </w:rPr>
    </w:lvl>
    <w:lvl w:ilvl="7" w:tentative="0">
      <w:start w:val="1"/>
      <w:numFmt w:val="decimal"/>
      <w:lvlText w:val="%1.%2.%3.%4.%5.%6.%7.%8"/>
      <w:lvlJc w:val="left"/>
      <w:pPr>
        <w:ind w:left="1440" w:hanging="1440"/>
      </w:pPr>
      <w:rPr>
        <w:rFonts w:hint="default" w:asciiTheme="minorHAnsi" w:hAnsiTheme="minorHAnsi" w:cstheme="minorBidi"/>
      </w:rPr>
    </w:lvl>
    <w:lvl w:ilvl="8" w:tentative="0">
      <w:start w:val="1"/>
      <w:numFmt w:val="decimal"/>
      <w:lvlText w:val="%1.%2.%3.%4.%5.%6.%7.%8.%9"/>
      <w:lvlJc w:val="left"/>
      <w:pPr>
        <w:ind w:left="1800" w:hanging="1800"/>
      </w:pPr>
      <w:rPr>
        <w:rFonts w:hint="default" w:asciiTheme="minorHAnsi" w:hAnsiTheme="minorHAnsi" w:cstheme="minorBidi"/>
      </w:rPr>
    </w:lvl>
  </w:abstractNum>
  <w:abstractNum w:abstractNumId="18">
    <w:nsid w:val="3CC7684A"/>
    <w:multiLevelType w:val="multilevel"/>
    <w:tmpl w:val="3CC7684A"/>
    <w:lvl w:ilvl="0" w:tentative="0">
      <w:start w:val="4"/>
      <w:numFmt w:val="decimal"/>
      <w:lvlText w:val="%1"/>
      <w:lvlJc w:val="left"/>
      <w:pPr>
        <w:ind w:left="680" w:hanging="680"/>
      </w:pPr>
      <w:rPr>
        <w:rFonts w:hint="default"/>
      </w:rPr>
    </w:lvl>
    <w:lvl w:ilvl="1" w:tentative="0">
      <w:start w:val="1"/>
      <w:numFmt w:val="decimal"/>
      <w:lvlText w:val="%1.%2"/>
      <w:lvlJc w:val="left"/>
      <w:pPr>
        <w:ind w:left="680" w:hanging="680"/>
      </w:pPr>
      <w:rPr>
        <w:rFonts w:hint="default"/>
      </w:rPr>
    </w:lvl>
    <w:lvl w:ilvl="2" w:tentative="0">
      <w:start w:val="4"/>
      <w:numFmt w:val="decimal"/>
      <w:lvlText w:val="%1.%2.%3"/>
      <w:lvlJc w:val="left"/>
      <w:pPr>
        <w:ind w:left="720" w:hanging="720"/>
      </w:pPr>
      <w:rPr>
        <w:rFonts w:hint="default"/>
      </w:rPr>
    </w:lvl>
    <w:lvl w:ilvl="3" w:tentative="0">
      <w:start w:val="1"/>
      <w:numFmt w:val="decimal"/>
      <w:lvlText w:val="%4."/>
      <w:lvlJc w:val="left"/>
      <w:pPr>
        <w:ind w:left="720" w:hanging="720"/>
      </w:pPr>
      <w:rPr>
        <w:rFonts w:ascii="Arial" w:hAnsi="Arial" w:eastAsia="Times New Roman" w:cs="Arial"/>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9">
    <w:nsid w:val="3D215305"/>
    <w:multiLevelType w:val="multilevel"/>
    <w:tmpl w:val="3D215305"/>
    <w:lvl w:ilvl="0" w:tentative="0">
      <w:start w:val="10"/>
      <w:numFmt w:val="decimal"/>
      <w:lvlText w:val="%1"/>
      <w:lvlJc w:val="left"/>
      <w:pPr>
        <w:ind w:left="420" w:hanging="420"/>
      </w:pPr>
      <w:rPr>
        <w:rFonts w:hint="default"/>
        <w:b/>
      </w:rPr>
    </w:lvl>
    <w:lvl w:ilvl="1" w:tentative="0">
      <w:start w:val="9"/>
      <w:numFmt w:val="decimal"/>
      <w:lvlText w:val="%1.%2"/>
      <w:lvlJc w:val="left"/>
      <w:pPr>
        <w:ind w:left="420" w:hanging="42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20">
    <w:nsid w:val="3E7F5CE5"/>
    <w:multiLevelType w:val="multilevel"/>
    <w:tmpl w:val="3E7F5CE5"/>
    <w:lvl w:ilvl="0" w:tentative="0">
      <w:start w:val="11"/>
      <w:numFmt w:val="decimal"/>
      <w:lvlText w:val="%1"/>
      <w:lvlJc w:val="left"/>
      <w:pPr>
        <w:ind w:left="620" w:hanging="620"/>
      </w:pPr>
      <w:rPr>
        <w:rFonts w:hint="default"/>
      </w:rPr>
    </w:lvl>
    <w:lvl w:ilvl="1" w:tentative="0">
      <w:start w:val="8"/>
      <w:numFmt w:val="decimal"/>
      <w:lvlText w:val="%1.%2"/>
      <w:lvlJc w:val="left"/>
      <w:pPr>
        <w:ind w:left="620" w:hanging="6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1">
    <w:nsid w:val="46CD6C9C"/>
    <w:multiLevelType w:val="multilevel"/>
    <w:tmpl w:val="46CD6C9C"/>
    <w:lvl w:ilvl="0" w:tentative="0">
      <w:start w:val="9"/>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2">
    <w:nsid w:val="47985F9D"/>
    <w:multiLevelType w:val="multilevel"/>
    <w:tmpl w:val="47985F9D"/>
    <w:lvl w:ilvl="0" w:tentative="0">
      <w:start w:val="5"/>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3">
    <w:nsid w:val="48EE1046"/>
    <w:multiLevelType w:val="multilevel"/>
    <w:tmpl w:val="48EE1046"/>
    <w:lvl w:ilvl="0" w:tentative="0">
      <w:start w:val="5"/>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4">
    <w:nsid w:val="4A3936A1"/>
    <w:multiLevelType w:val="multilevel"/>
    <w:tmpl w:val="4A3936A1"/>
    <w:lvl w:ilvl="0" w:tentative="0">
      <w:start w:val="3"/>
      <w:numFmt w:val="decimal"/>
      <w:lvlText w:val="%1"/>
      <w:lvlJc w:val="left"/>
      <w:pPr>
        <w:ind w:left="360" w:hanging="360"/>
      </w:pPr>
      <w:rPr>
        <w:rFonts w:hint="default"/>
        <w:b/>
      </w:rPr>
    </w:lvl>
    <w:lvl w:ilvl="1" w:tentative="0">
      <w:start w:val="7"/>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25">
    <w:nsid w:val="4DE92C53"/>
    <w:multiLevelType w:val="multilevel"/>
    <w:tmpl w:val="4DE92C53"/>
    <w:lvl w:ilvl="0" w:tentative="0">
      <w:start w:val="4"/>
      <w:numFmt w:val="decimal"/>
      <w:lvlText w:val="%1"/>
      <w:lvlJc w:val="left"/>
      <w:pPr>
        <w:ind w:left="680" w:hanging="680"/>
      </w:pPr>
      <w:rPr>
        <w:rFonts w:hint="default"/>
      </w:rPr>
    </w:lvl>
    <w:lvl w:ilvl="1" w:tentative="0">
      <w:start w:val="1"/>
      <w:numFmt w:val="decimal"/>
      <w:lvlText w:val="%1.%2"/>
      <w:lvlJc w:val="left"/>
      <w:pPr>
        <w:ind w:left="680" w:hanging="680"/>
      </w:pPr>
      <w:rPr>
        <w:rFonts w:hint="default"/>
      </w:rPr>
    </w:lvl>
    <w:lvl w:ilvl="2" w:tentative="0">
      <w:start w:val="3"/>
      <w:numFmt w:val="decimal"/>
      <w:lvlText w:val="%1.%2.%3"/>
      <w:lvlJc w:val="left"/>
      <w:pPr>
        <w:ind w:left="720" w:hanging="720"/>
      </w:pPr>
      <w:rPr>
        <w:rFonts w:hint="default"/>
      </w:rPr>
    </w:lvl>
    <w:lvl w:ilvl="3" w:tentative="0">
      <w:start w:val="1"/>
      <w:numFmt w:val="decimal"/>
      <w:lvlText w:val="%4."/>
      <w:lvlJc w:val="left"/>
      <w:pPr>
        <w:ind w:left="720" w:hanging="720"/>
      </w:pPr>
      <w:rPr>
        <w:rFonts w:ascii="Arial" w:hAnsi="Arial" w:eastAsia="Times New Roman" w:cs="Arial"/>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6">
    <w:nsid w:val="50E22413"/>
    <w:multiLevelType w:val="multilevel"/>
    <w:tmpl w:val="50E22413"/>
    <w:lvl w:ilvl="0" w:tentative="0">
      <w:start w:val="10"/>
      <w:numFmt w:val="decimal"/>
      <w:lvlText w:val="%1"/>
      <w:lvlJc w:val="left"/>
      <w:pPr>
        <w:ind w:left="620" w:hanging="620"/>
      </w:pPr>
      <w:rPr>
        <w:rFonts w:hint="default"/>
      </w:rPr>
    </w:lvl>
    <w:lvl w:ilvl="1" w:tentative="0">
      <w:start w:val="5"/>
      <w:numFmt w:val="decimal"/>
      <w:lvlText w:val="%1.%2"/>
      <w:lvlJc w:val="left"/>
      <w:pPr>
        <w:ind w:left="620" w:hanging="62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7">
    <w:nsid w:val="50F17C16"/>
    <w:multiLevelType w:val="multilevel"/>
    <w:tmpl w:val="50F17C16"/>
    <w:lvl w:ilvl="0" w:tentative="0">
      <w:start w:val="9"/>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8">
    <w:nsid w:val="58062434"/>
    <w:multiLevelType w:val="multilevel"/>
    <w:tmpl w:val="58062434"/>
    <w:lvl w:ilvl="0" w:tentative="0">
      <w:start w:val="1"/>
      <w:numFmt w:val="bullet"/>
      <w:pStyle w:val="5"/>
      <w:lvlText w:val=""/>
      <w:lvlJc w:val="left"/>
      <w:pPr>
        <w:ind w:left="1440" w:hanging="360"/>
      </w:pPr>
      <w:rPr>
        <w:rFonts w:hint="default" w:ascii="Symbol" w:hAnsi="Symbol"/>
      </w:rPr>
    </w:lvl>
    <w:lvl w:ilvl="1" w:tentative="0">
      <w:start w:val="1"/>
      <w:numFmt w:val="bullet"/>
      <w:pStyle w:val="4"/>
      <w:lvlText w:val="o"/>
      <w:lvlJc w:val="left"/>
      <w:pPr>
        <w:ind w:left="2160" w:hanging="360"/>
      </w:pPr>
      <w:rPr>
        <w:rFonts w:hint="default" w:ascii="Courier New" w:hAnsi="Courier New" w:cs="Courier New"/>
      </w:rPr>
    </w:lvl>
    <w:lvl w:ilvl="2" w:tentative="0">
      <w:start w:val="1"/>
      <w:numFmt w:val="bullet"/>
      <w:lvlRestart w:val="0"/>
      <w:lvlText w:val=""/>
      <w:lvlJc w:val="left"/>
      <w:pPr>
        <w:tabs>
          <w:tab w:val="left" w:pos="2880"/>
        </w:tabs>
        <w:ind w:left="2880" w:hanging="360"/>
      </w:pPr>
      <w:rPr>
        <w:rFonts w:hint="default" w:ascii="Symbol" w:hAnsi="Symbol"/>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5A9F5E20"/>
    <w:multiLevelType w:val="multilevel"/>
    <w:tmpl w:val="5A9F5E20"/>
    <w:lvl w:ilvl="0" w:tentative="0">
      <w:start w:val="11"/>
      <w:numFmt w:val="decimal"/>
      <w:lvlText w:val="%1"/>
      <w:lvlJc w:val="left"/>
      <w:pPr>
        <w:ind w:left="420" w:hanging="420"/>
      </w:pPr>
      <w:rPr>
        <w:rFonts w:hint="default"/>
      </w:rPr>
    </w:lvl>
    <w:lvl w:ilvl="1" w:tentative="0">
      <w:start w:val="3"/>
      <w:numFmt w:val="decimal"/>
      <w:lvlText w:val="%1.%2"/>
      <w:lvlJc w:val="left"/>
      <w:pPr>
        <w:ind w:left="420" w:hanging="420"/>
      </w:pPr>
      <w:rPr>
        <w:rFonts w:hint="default"/>
      </w:rPr>
    </w:lvl>
    <w:lvl w:ilvl="2" w:tentative="0">
      <w:start w:val="1"/>
      <w:numFmt w:val="decimal"/>
      <w:lvlText w:val="%1.%2.%3"/>
      <w:lvlJc w:val="left"/>
      <w:pPr>
        <w:ind w:left="720" w:hanging="720"/>
      </w:pPr>
      <w:rPr>
        <w:rFonts w:hint="default"/>
        <w:b w:val="0"/>
        <w:bCs w:val="0"/>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0">
    <w:nsid w:val="5D6A768E"/>
    <w:multiLevelType w:val="multilevel"/>
    <w:tmpl w:val="5D6A7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F0F1C85"/>
    <w:multiLevelType w:val="multilevel"/>
    <w:tmpl w:val="5F0F1C85"/>
    <w:lvl w:ilvl="0" w:tentative="0">
      <w:start w:val="12"/>
      <w:numFmt w:val="decimal"/>
      <w:lvlText w:val="%1"/>
      <w:lvlJc w:val="left"/>
      <w:pPr>
        <w:ind w:left="420" w:hanging="420"/>
      </w:pPr>
      <w:rPr>
        <w:rFonts w:hint="default"/>
        <w:b/>
      </w:rPr>
    </w:lvl>
    <w:lvl w:ilvl="1" w:tentative="0">
      <w:start w:val="1"/>
      <w:numFmt w:val="decimal"/>
      <w:lvlText w:val="%1.%2"/>
      <w:lvlJc w:val="left"/>
      <w:pPr>
        <w:ind w:left="420" w:hanging="42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32">
    <w:nsid w:val="5F8C4056"/>
    <w:multiLevelType w:val="multilevel"/>
    <w:tmpl w:val="5F8C4056"/>
    <w:lvl w:ilvl="0" w:tentative="0">
      <w:start w:val="1"/>
      <w:numFmt w:val="decimal"/>
      <w:lvlText w:val="%1."/>
      <w:lvlJc w:val="left"/>
      <w:pPr>
        <w:ind w:left="360" w:hanging="360"/>
      </w:pPr>
    </w:lvl>
    <w:lvl w:ilvl="1" w:tentative="0">
      <w:start w:val="4"/>
      <w:numFmt w:val="decimal"/>
      <w:isLgl/>
      <w:lvlText w:val="%1.%2"/>
      <w:lvlJc w:val="left"/>
      <w:pPr>
        <w:ind w:left="360" w:hanging="360"/>
      </w:pPr>
      <w:rPr>
        <w:rFonts w:hint="default"/>
        <w:b/>
        <w:i w:val="0"/>
        <w:color w:val="auto"/>
      </w:rPr>
    </w:lvl>
    <w:lvl w:ilvl="2" w:tentative="0">
      <w:start w:val="1"/>
      <w:numFmt w:val="decimal"/>
      <w:isLgl/>
      <w:lvlText w:val="%1.%2.%3"/>
      <w:lvlJc w:val="left"/>
      <w:pPr>
        <w:ind w:left="720" w:hanging="720"/>
      </w:pPr>
      <w:rPr>
        <w:rFonts w:hint="default"/>
        <w:b w:val="0"/>
        <w:bCs/>
        <w:i w:val="0"/>
        <w:color w:val="auto"/>
      </w:rPr>
    </w:lvl>
    <w:lvl w:ilvl="3" w:tentative="0">
      <w:start w:val="1"/>
      <w:numFmt w:val="decimal"/>
      <w:isLgl/>
      <w:lvlText w:val="%1.%2.%3.%4"/>
      <w:lvlJc w:val="left"/>
      <w:pPr>
        <w:ind w:left="720" w:hanging="720"/>
      </w:pPr>
      <w:rPr>
        <w:rFonts w:hint="default"/>
        <w:b/>
        <w:i w:val="0"/>
        <w:color w:val="auto"/>
      </w:rPr>
    </w:lvl>
    <w:lvl w:ilvl="4" w:tentative="0">
      <w:start w:val="1"/>
      <w:numFmt w:val="decimal"/>
      <w:isLgl/>
      <w:lvlText w:val="%1.%2.%3.%4.%5"/>
      <w:lvlJc w:val="left"/>
      <w:pPr>
        <w:ind w:left="1080" w:hanging="1080"/>
      </w:pPr>
      <w:rPr>
        <w:rFonts w:hint="default"/>
        <w:b/>
        <w:i w:val="0"/>
        <w:color w:val="auto"/>
      </w:rPr>
    </w:lvl>
    <w:lvl w:ilvl="5" w:tentative="0">
      <w:start w:val="1"/>
      <w:numFmt w:val="decimal"/>
      <w:isLgl/>
      <w:lvlText w:val="%1.%2.%3.%4.%5.%6"/>
      <w:lvlJc w:val="left"/>
      <w:pPr>
        <w:ind w:left="1080" w:hanging="1080"/>
      </w:pPr>
      <w:rPr>
        <w:rFonts w:hint="default"/>
        <w:b/>
        <w:i w:val="0"/>
        <w:color w:val="auto"/>
      </w:rPr>
    </w:lvl>
    <w:lvl w:ilvl="6" w:tentative="0">
      <w:start w:val="1"/>
      <w:numFmt w:val="decimal"/>
      <w:isLgl/>
      <w:lvlText w:val="%1.%2.%3.%4.%5.%6.%7"/>
      <w:lvlJc w:val="left"/>
      <w:pPr>
        <w:ind w:left="1440" w:hanging="1440"/>
      </w:pPr>
      <w:rPr>
        <w:rFonts w:hint="default"/>
        <w:b/>
        <w:i w:val="0"/>
        <w:color w:val="auto"/>
      </w:rPr>
    </w:lvl>
    <w:lvl w:ilvl="7" w:tentative="0">
      <w:start w:val="1"/>
      <w:numFmt w:val="decimal"/>
      <w:isLgl/>
      <w:lvlText w:val="%1.%2.%3.%4.%5.%6.%7.%8"/>
      <w:lvlJc w:val="left"/>
      <w:pPr>
        <w:ind w:left="1440" w:hanging="1440"/>
      </w:pPr>
      <w:rPr>
        <w:rFonts w:hint="default"/>
        <w:b/>
        <w:i w:val="0"/>
        <w:color w:val="auto"/>
      </w:rPr>
    </w:lvl>
    <w:lvl w:ilvl="8" w:tentative="0">
      <w:start w:val="1"/>
      <w:numFmt w:val="decimal"/>
      <w:isLgl/>
      <w:lvlText w:val="%1.%2.%3.%4.%5.%6.%7.%8.%9"/>
      <w:lvlJc w:val="left"/>
      <w:pPr>
        <w:ind w:left="1800" w:hanging="1800"/>
      </w:pPr>
      <w:rPr>
        <w:rFonts w:hint="default"/>
        <w:b/>
        <w:i w:val="0"/>
        <w:color w:val="auto"/>
      </w:rPr>
    </w:lvl>
  </w:abstractNum>
  <w:abstractNum w:abstractNumId="33">
    <w:nsid w:val="5F9A56AF"/>
    <w:multiLevelType w:val="multilevel"/>
    <w:tmpl w:val="5F9A56AF"/>
    <w:lvl w:ilvl="0" w:tentative="0">
      <w:start w:val="11"/>
      <w:numFmt w:val="decimal"/>
      <w:lvlText w:val="%1"/>
      <w:lvlJc w:val="left"/>
      <w:pPr>
        <w:ind w:left="620" w:hanging="620"/>
      </w:pPr>
      <w:rPr>
        <w:rFonts w:hint="default"/>
      </w:rPr>
    </w:lvl>
    <w:lvl w:ilvl="1" w:tentative="0">
      <w:start w:val="9"/>
      <w:numFmt w:val="decimal"/>
      <w:lvlText w:val="%1.%2"/>
      <w:lvlJc w:val="left"/>
      <w:pPr>
        <w:ind w:left="620" w:hanging="6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4">
    <w:nsid w:val="61CC27AC"/>
    <w:multiLevelType w:val="multilevel"/>
    <w:tmpl w:val="61CC27AC"/>
    <w:lvl w:ilvl="0" w:tentative="0">
      <w:start w:val="4"/>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4."/>
      <w:lvlJc w:val="left"/>
      <w:pPr>
        <w:ind w:left="720" w:hanging="720"/>
      </w:pPr>
      <w:rPr>
        <w:rFonts w:ascii="Arial" w:hAnsi="Arial" w:eastAsia="Times New Roman" w:cs="Arial"/>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5">
    <w:nsid w:val="649C7D11"/>
    <w:multiLevelType w:val="multilevel"/>
    <w:tmpl w:val="649C7D11"/>
    <w:lvl w:ilvl="0" w:tentative="0">
      <w:start w:val="4"/>
      <w:numFmt w:val="decimal"/>
      <w:lvlText w:val="%1"/>
      <w:lvlJc w:val="left"/>
      <w:pPr>
        <w:ind w:left="680" w:hanging="680"/>
      </w:pPr>
      <w:rPr>
        <w:rFonts w:hint="default"/>
      </w:rPr>
    </w:lvl>
    <w:lvl w:ilvl="1" w:tentative="0">
      <w:start w:val="1"/>
      <w:numFmt w:val="decimal"/>
      <w:lvlText w:val="%1.%2"/>
      <w:lvlJc w:val="left"/>
      <w:pPr>
        <w:ind w:left="680" w:hanging="680"/>
      </w:pPr>
      <w:rPr>
        <w:rFonts w:hint="default"/>
      </w:rPr>
    </w:lvl>
    <w:lvl w:ilvl="2" w:tentative="0">
      <w:start w:val="2"/>
      <w:numFmt w:val="decimal"/>
      <w:lvlText w:val="%1.%2.%3"/>
      <w:lvlJc w:val="left"/>
      <w:pPr>
        <w:ind w:left="720" w:hanging="720"/>
      </w:pPr>
      <w:rPr>
        <w:rFonts w:hint="default"/>
      </w:rPr>
    </w:lvl>
    <w:lvl w:ilvl="3" w:tentative="0">
      <w:start w:val="1"/>
      <w:numFmt w:val="decimal"/>
      <w:lvlText w:val="%4."/>
      <w:lvlJc w:val="left"/>
      <w:pPr>
        <w:ind w:left="720" w:hanging="720"/>
      </w:pPr>
      <w:rPr>
        <w:rFonts w:ascii="Arial" w:hAnsi="Arial" w:eastAsia="Times New Roman" w:cs="Arial"/>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6">
    <w:nsid w:val="65D55EEB"/>
    <w:multiLevelType w:val="multilevel"/>
    <w:tmpl w:val="65D55EEB"/>
    <w:lvl w:ilvl="0" w:tentative="0">
      <w:start w:val="2"/>
      <w:numFmt w:val="decimal"/>
      <w:lvlText w:val="%1"/>
      <w:lvlJc w:val="left"/>
      <w:pPr>
        <w:ind w:left="360" w:hanging="360"/>
      </w:pPr>
      <w:rPr>
        <w:rFonts w:hint="default"/>
        <w:b/>
      </w:rPr>
    </w:lvl>
    <w:lvl w:ilvl="1" w:tentative="0">
      <w:start w:val="1"/>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val="0"/>
        <w:bCs/>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37">
    <w:nsid w:val="6DEF2934"/>
    <w:multiLevelType w:val="multilevel"/>
    <w:tmpl w:val="6DEF2934"/>
    <w:lvl w:ilvl="0" w:tentative="0">
      <w:start w:val="1"/>
      <w:numFmt w:val="decimal"/>
      <w:lvlText w:val="%1."/>
      <w:lvlJc w:val="left"/>
      <w:pPr>
        <w:ind w:left="360" w:hanging="360"/>
      </w:pPr>
    </w:lvl>
    <w:lvl w:ilvl="1" w:tentative="0">
      <w:start w:val="2"/>
      <w:numFmt w:val="decimal"/>
      <w:isLgl/>
      <w:lvlText w:val="%1.%2"/>
      <w:lvlJc w:val="left"/>
      <w:pPr>
        <w:ind w:left="360" w:hanging="360"/>
      </w:pPr>
      <w:rPr>
        <w:rFonts w:hint="default"/>
        <w:b/>
        <w:i w:val="0"/>
        <w:color w:val="auto"/>
      </w:rPr>
    </w:lvl>
    <w:lvl w:ilvl="2" w:tentative="0">
      <w:start w:val="1"/>
      <w:numFmt w:val="decimal"/>
      <w:isLgl/>
      <w:lvlText w:val="%1.%2.%3"/>
      <w:lvlJc w:val="left"/>
      <w:pPr>
        <w:ind w:left="720" w:hanging="720"/>
      </w:pPr>
      <w:rPr>
        <w:rFonts w:hint="default"/>
        <w:b w:val="0"/>
        <w:bCs/>
        <w:i w:val="0"/>
        <w:color w:val="auto"/>
      </w:rPr>
    </w:lvl>
    <w:lvl w:ilvl="3" w:tentative="0">
      <w:start w:val="1"/>
      <w:numFmt w:val="decimal"/>
      <w:isLgl/>
      <w:lvlText w:val="%1.%2.%3.%4"/>
      <w:lvlJc w:val="left"/>
      <w:pPr>
        <w:ind w:left="720" w:hanging="720"/>
      </w:pPr>
      <w:rPr>
        <w:rFonts w:hint="default"/>
        <w:b/>
        <w:i w:val="0"/>
        <w:color w:val="auto"/>
      </w:rPr>
    </w:lvl>
    <w:lvl w:ilvl="4" w:tentative="0">
      <w:start w:val="1"/>
      <w:numFmt w:val="decimal"/>
      <w:isLgl/>
      <w:lvlText w:val="%1.%2.%3.%4.%5"/>
      <w:lvlJc w:val="left"/>
      <w:pPr>
        <w:ind w:left="1080" w:hanging="1080"/>
      </w:pPr>
      <w:rPr>
        <w:rFonts w:hint="default"/>
        <w:b/>
        <w:i w:val="0"/>
        <w:color w:val="auto"/>
      </w:rPr>
    </w:lvl>
    <w:lvl w:ilvl="5" w:tentative="0">
      <w:start w:val="1"/>
      <w:numFmt w:val="decimal"/>
      <w:isLgl/>
      <w:lvlText w:val="%1.%2.%3.%4.%5.%6"/>
      <w:lvlJc w:val="left"/>
      <w:pPr>
        <w:ind w:left="1080" w:hanging="1080"/>
      </w:pPr>
      <w:rPr>
        <w:rFonts w:hint="default"/>
        <w:b/>
        <w:i w:val="0"/>
        <w:color w:val="auto"/>
      </w:rPr>
    </w:lvl>
    <w:lvl w:ilvl="6" w:tentative="0">
      <w:start w:val="1"/>
      <w:numFmt w:val="decimal"/>
      <w:isLgl/>
      <w:lvlText w:val="%1.%2.%3.%4.%5.%6.%7"/>
      <w:lvlJc w:val="left"/>
      <w:pPr>
        <w:ind w:left="1440" w:hanging="1440"/>
      </w:pPr>
      <w:rPr>
        <w:rFonts w:hint="default"/>
        <w:b/>
        <w:i w:val="0"/>
        <w:color w:val="auto"/>
      </w:rPr>
    </w:lvl>
    <w:lvl w:ilvl="7" w:tentative="0">
      <w:start w:val="1"/>
      <w:numFmt w:val="decimal"/>
      <w:isLgl/>
      <w:lvlText w:val="%1.%2.%3.%4.%5.%6.%7.%8"/>
      <w:lvlJc w:val="left"/>
      <w:pPr>
        <w:ind w:left="1440" w:hanging="1440"/>
      </w:pPr>
      <w:rPr>
        <w:rFonts w:hint="default"/>
        <w:b/>
        <w:i w:val="0"/>
        <w:color w:val="auto"/>
      </w:rPr>
    </w:lvl>
    <w:lvl w:ilvl="8" w:tentative="0">
      <w:start w:val="1"/>
      <w:numFmt w:val="decimal"/>
      <w:isLgl/>
      <w:lvlText w:val="%1.%2.%3.%4.%5.%6.%7.%8.%9"/>
      <w:lvlJc w:val="left"/>
      <w:pPr>
        <w:ind w:left="1800" w:hanging="1800"/>
      </w:pPr>
      <w:rPr>
        <w:rFonts w:hint="default"/>
        <w:b/>
        <w:i w:val="0"/>
        <w:color w:val="auto"/>
      </w:rPr>
    </w:lvl>
  </w:abstractNum>
  <w:abstractNum w:abstractNumId="38">
    <w:nsid w:val="73874149"/>
    <w:multiLevelType w:val="multilevel"/>
    <w:tmpl w:val="73874149"/>
    <w:lvl w:ilvl="0" w:tentative="0">
      <w:start w:val="6"/>
      <w:numFmt w:val="decimal"/>
      <w:lvlText w:val="%1"/>
      <w:lvlJc w:val="left"/>
      <w:pPr>
        <w:ind w:left="360" w:hanging="360"/>
      </w:pPr>
      <w:rPr>
        <w:rFonts w:hint="default"/>
        <w:b/>
      </w:rPr>
    </w:lvl>
    <w:lvl w:ilvl="1" w:tentative="0">
      <w:start w:val="1"/>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39">
    <w:nsid w:val="79395CE0"/>
    <w:multiLevelType w:val="multilevel"/>
    <w:tmpl w:val="79395CE0"/>
    <w:lvl w:ilvl="0" w:tentative="0">
      <w:start w:val="1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b w:val="0"/>
        <w:bCs w:val="0"/>
      </w:rPr>
    </w:lvl>
    <w:lvl w:ilvl="3" w:tentative="0">
      <w:start w:val="1"/>
      <w:numFmt w:val="decimal"/>
      <w:lvlText w:val="%1.%2.%3.%4"/>
      <w:lvlJc w:val="left"/>
      <w:pPr>
        <w:ind w:left="720" w:hanging="720"/>
      </w:pPr>
      <w:rPr>
        <w:rFonts w:hint="default"/>
        <w:b w:val="0"/>
        <w:bCs w:val="0"/>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0">
    <w:nsid w:val="7A8B7877"/>
    <w:multiLevelType w:val="multilevel"/>
    <w:tmpl w:val="7A8B7877"/>
    <w:lvl w:ilvl="0" w:tentative="0">
      <w:start w:val="10"/>
      <w:numFmt w:val="decimal"/>
      <w:lvlText w:val="%1"/>
      <w:lvlJc w:val="left"/>
      <w:pPr>
        <w:ind w:left="620" w:hanging="620"/>
      </w:pPr>
      <w:rPr>
        <w:rFonts w:hint="default"/>
      </w:rPr>
    </w:lvl>
    <w:lvl w:ilvl="1" w:tentative="0">
      <w:start w:val="5"/>
      <w:numFmt w:val="decimal"/>
      <w:lvlText w:val="%1.%2"/>
      <w:lvlJc w:val="left"/>
      <w:pPr>
        <w:ind w:left="620" w:hanging="620"/>
      </w:pPr>
      <w:rPr>
        <w:rFonts w:hint="default"/>
      </w:rPr>
    </w:lvl>
    <w:lvl w:ilvl="2" w:tentative="0">
      <w:start w:val="1"/>
      <w:numFmt w:val="decimal"/>
      <w:lvlText w:val="%3."/>
      <w:lvlJc w:val="left"/>
      <w:pPr>
        <w:ind w:left="720" w:hanging="720"/>
      </w:pPr>
      <w:rPr>
        <w:rFonts w:ascii="Arial" w:hAnsi="Arial" w:eastAsia="Times New Roman" w:cs="Arial"/>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1">
    <w:nsid w:val="7CD8351A"/>
    <w:multiLevelType w:val="multilevel"/>
    <w:tmpl w:val="7CD8351A"/>
    <w:lvl w:ilvl="0" w:tentative="0">
      <w:start w:val="10"/>
      <w:numFmt w:val="decimal"/>
      <w:lvlText w:val="%1"/>
      <w:lvlJc w:val="left"/>
      <w:pPr>
        <w:ind w:left="440" w:hanging="440"/>
      </w:pPr>
      <w:rPr>
        <w:rFonts w:hint="default"/>
        <w:b/>
      </w:rPr>
    </w:lvl>
    <w:lvl w:ilvl="1" w:tentative="0">
      <w:start w:val="4"/>
      <w:numFmt w:val="decimal"/>
      <w:lvlText w:val="%1.%2"/>
      <w:lvlJc w:val="left"/>
      <w:pPr>
        <w:ind w:left="440" w:hanging="440"/>
      </w:pPr>
      <w:rPr>
        <w:rFonts w:hint="default"/>
        <w:b/>
        <w:bCs w:val="0"/>
      </w:rPr>
    </w:lvl>
    <w:lvl w:ilvl="2" w:tentative="0">
      <w:start w:val="1"/>
      <w:numFmt w:val="decimal"/>
      <w:lvlText w:val="%1.%2.%3"/>
      <w:lvlJc w:val="left"/>
      <w:pPr>
        <w:ind w:left="720" w:hanging="720"/>
      </w:pPr>
      <w:rPr>
        <w:rFonts w:hint="default"/>
        <w:b w:val="0"/>
        <w:bCs/>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num w:numId="1">
    <w:abstractNumId w:val="28"/>
  </w:num>
  <w:num w:numId="2">
    <w:abstractNumId w:val="10"/>
  </w:num>
  <w:num w:numId="3">
    <w:abstractNumId w:val="12"/>
  </w:num>
  <w:num w:numId="4">
    <w:abstractNumId w:val="37"/>
  </w:num>
  <w:num w:numId="5">
    <w:abstractNumId w:val="32"/>
  </w:num>
  <w:num w:numId="6">
    <w:abstractNumId w:val="36"/>
  </w:num>
  <w:num w:numId="7">
    <w:abstractNumId w:val="14"/>
  </w:num>
  <w:num w:numId="8">
    <w:abstractNumId w:val="15"/>
  </w:num>
  <w:num w:numId="9">
    <w:abstractNumId w:val="5"/>
  </w:num>
  <w:num w:numId="10">
    <w:abstractNumId w:val="30"/>
  </w:num>
  <w:num w:numId="11">
    <w:abstractNumId w:val="24"/>
  </w:num>
  <w:num w:numId="12">
    <w:abstractNumId w:val="34"/>
  </w:num>
  <w:num w:numId="13">
    <w:abstractNumId w:val="35"/>
  </w:num>
  <w:num w:numId="14">
    <w:abstractNumId w:val="25"/>
  </w:num>
  <w:num w:numId="15">
    <w:abstractNumId w:val="18"/>
  </w:num>
  <w:num w:numId="16">
    <w:abstractNumId w:val="23"/>
  </w:num>
  <w:num w:numId="17">
    <w:abstractNumId w:val="22"/>
  </w:num>
  <w:num w:numId="18">
    <w:abstractNumId w:val="8"/>
  </w:num>
  <w:num w:numId="19">
    <w:abstractNumId w:val="16"/>
  </w:num>
  <w:num w:numId="20">
    <w:abstractNumId w:val="11"/>
  </w:num>
  <w:num w:numId="21">
    <w:abstractNumId w:val="3"/>
  </w:num>
  <w:num w:numId="22">
    <w:abstractNumId w:val="38"/>
  </w:num>
  <w:num w:numId="23">
    <w:abstractNumId w:val="17"/>
  </w:num>
  <w:num w:numId="24">
    <w:abstractNumId w:val="1"/>
  </w:num>
  <w:num w:numId="25">
    <w:abstractNumId w:val="6"/>
  </w:num>
  <w:num w:numId="26">
    <w:abstractNumId w:val="13"/>
  </w:num>
  <w:num w:numId="27">
    <w:abstractNumId w:val="27"/>
  </w:num>
  <w:num w:numId="28">
    <w:abstractNumId w:val="7"/>
  </w:num>
  <w:num w:numId="29">
    <w:abstractNumId w:val="21"/>
  </w:num>
  <w:num w:numId="30">
    <w:abstractNumId w:val="2"/>
  </w:num>
  <w:num w:numId="31">
    <w:abstractNumId w:val="41"/>
  </w:num>
  <w:num w:numId="32">
    <w:abstractNumId w:val="26"/>
  </w:num>
  <w:num w:numId="33">
    <w:abstractNumId w:val="40"/>
  </w:num>
  <w:num w:numId="34">
    <w:abstractNumId w:val="0"/>
  </w:num>
  <w:num w:numId="35">
    <w:abstractNumId w:val="19"/>
  </w:num>
  <w:num w:numId="36">
    <w:abstractNumId w:val="9"/>
  </w:num>
  <w:num w:numId="37">
    <w:abstractNumId w:val="39"/>
  </w:num>
  <w:num w:numId="38">
    <w:abstractNumId w:val="29"/>
  </w:num>
  <w:num w:numId="39">
    <w:abstractNumId w:val="4"/>
  </w:num>
  <w:num w:numId="40">
    <w:abstractNumId w:val="20"/>
  </w:num>
  <w:num w:numId="41">
    <w:abstractNumId w:val="33"/>
  </w:num>
  <w:num w:numId="42">
    <w:abstractNumId w:val="3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illiam Moore Kettler">
    <w15:presenceInfo w15:providerId="AD" w15:userId="S::wkettler@ad.uci.edu::8c6ef4ca-a937-41c2-98d0-f5569b7155d9"/>
  </w15:person>
  <w15:person w15:author="Noel">
    <w15:presenceInfo w15:providerId="None" w15:userId="Noel"/>
  </w15:person>
  <w15:person w15:author="William Kettler">
    <w15:presenceInfo w15:providerId="None" w15:userId="William Kettler"/>
  </w15:person>
  <w15:person w15:author="Noel [2]">
    <w15:presenceInfo w15:providerId="WPS Office" w15:userId="356339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trackRevisions w:val="1"/>
  <w:documentProtection w:edit="forms" w:enforcement="0"/>
  <w:defaultTabStop w:val="720"/>
  <w:noPunctuationKerning w:val="1"/>
  <w:characterSpacingControl w:val="doNotCompress"/>
  <w:footnotePr>
    <w:footnote w:id="2"/>
    <w:footnote w:id="3"/>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4A3"/>
    <w:rsid w:val="00000004"/>
    <w:rsid w:val="00000611"/>
    <w:rsid w:val="00002399"/>
    <w:rsid w:val="000029C1"/>
    <w:rsid w:val="000034F4"/>
    <w:rsid w:val="00004882"/>
    <w:rsid w:val="00005236"/>
    <w:rsid w:val="00005280"/>
    <w:rsid w:val="00005454"/>
    <w:rsid w:val="0000588C"/>
    <w:rsid w:val="00005B48"/>
    <w:rsid w:val="00006A75"/>
    <w:rsid w:val="00006BDC"/>
    <w:rsid w:val="00007FAF"/>
    <w:rsid w:val="0001095C"/>
    <w:rsid w:val="00011124"/>
    <w:rsid w:val="000116CD"/>
    <w:rsid w:val="00011855"/>
    <w:rsid w:val="00011D0C"/>
    <w:rsid w:val="0001269C"/>
    <w:rsid w:val="00012B6B"/>
    <w:rsid w:val="00012D53"/>
    <w:rsid w:val="0001344D"/>
    <w:rsid w:val="00013B7E"/>
    <w:rsid w:val="00013C46"/>
    <w:rsid w:val="00013E44"/>
    <w:rsid w:val="0001411B"/>
    <w:rsid w:val="0001493C"/>
    <w:rsid w:val="00014C02"/>
    <w:rsid w:val="00014F3D"/>
    <w:rsid w:val="00015900"/>
    <w:rsid w:val="00015FAC"/>
    <w:rsid w:val="0001719D"/>
    <w:rsid w:val="00017675"/>
    <w:rsid w:val="00017A24"/>
    <w:rsid w:val="00021AA3"/>
    <w:rsid w:val="00021E0C"/>
    <w:rsid w:val="000231E6"/>
    <w:rsid w:val="0002332C"/>
    <w:rsid w:val="000233B5"/>
    <w:rsid w:val="00023811"/>
    <w:rsid w:val="00023894"/>
    <w:rsid w:val="00024DE4"/>
    <w:rsid w:val="000252D9"/>
    <w:rsid w:val="00026133"/>
    <w:rsid w:val="0002646B"/>
    <w:rsid w:val="000274BC"/>
    <w:rsid w:val="000276FA"/>
    <w:rsid w:val="00027F7A"/>
    <w:rsid w:val="0003004E"/>
    <w:rsid w:val="000300CD"/>
    <w:rsid w:val="00030911"/>
    <w:rsid w:val="00030A00"/>
    <w:rsid w:val="00030C1B"/>
    <w:rsid w:val="00031293"/>
    <w:rsid w:val="00032200"/>
    <w:rsid w:val="00032D13"/>
    <w:rsid w:val="000336AE"/>
    <w:rsid w:val="00033982"/>
    <w:rsid w:val="00033B37"/>
    <w:rsid w:val="000342A1"/>
    <w:rsid w:val="0003499E"/>
    <w:rsid w:val="00034A08"/>
    <w:rsid w:val="00035EFF"/>
    <w:rsid w:val="0003613C"/>
    <w:rsid w:val="00036EA0"/>
    <w:rsid w:val="00040385"/>
    <w:rsid w:val="000405A3"/>
    <w:rsid w:val="00040E12"/>
    <w:rsid w:val="00041480"/>
    <w:rsid w:val="00042245"/>
    <w:rsid w:val="0004264A"/>
    <w:rsid w:val="000428B3"/>
    <w:rsid w:val="00042C11"/>
    <w:rsid w:val="000433D8"/>
    <w:rsid w:val="00043588"/>
    <w:rsid w:val="000438B0"/>
    <w:rsid w:val="00043BC9"/>
    <w:rsid w:val="00043DEA"/>
    <w:rsid w:val="00044847"/>
    <w:rsid w:val="00044A68"/>
    <w:rsid w:val="00044D4C"/>
    <w:rsid w:val="00045534"/>
    <w:rsid w:val="000467D3"/>
    <w:rsid w:val="00046A38"/>
    <w:rsid w:val="00046FDA"/>
    <w:rsid w:val="000472B0"/>
    <w:rsid w:val="000507CC"/>
    <w:rsid w:val="00050895"/>
    <w:rsid w:val="00050DDD"/>
    <w:rsid w:val="00051B6C"/>
    <w:rsid w:val="00051C0F"/>
    <w:rsid w:val="00052646"/>
    <w:rsid w:val="00053DFF"/>
    <w:rsid w:val="00053E01"/>
    <w:rsid w:val="0005490D"/>
    <w:rsid w:val="00054A80"/>
    <w:rsid w:val="00054BA1"/>
    <w:rsid w:val="00054ECD"/>
    <w:rsid w:val="0005614B"/>
    <w:rsid w:val="0005672C"/>
    <w:rsid w:val="00056CC1"/>
    <w:rsid w:val="00057615"/>
    <w:rsid w:val="00057673"/>
    <w:rsid w:val="00057977"/>
    <w:rsid w:val="00061325"/>
    <w:rsid w:val="0006200D"/>
    <w:rsid w:val="000624AE"/>
    <w:rsid w:val="0006285F"/>
    <w:rsid w:val="00062A2C"/>
    <w:rsid w:val="00062A7C"/>
    <w:rsid w:val="000631C5"/>
    <w:rsid w:val="0006357D"/>
    <w:rsid w:val="00063BF8"/>
    <w:rsid w:val="00063D56"/>
    <w:rsid w:val="00064130"/>
    <w:rsid w:val="000642EB"/>
    <w:rsid w:val="000649BF"/>
    <w:rsid w:val="000653C0"/>
    <w:rsid w:val="00066294"/>
    <w:rsid w:val="000666FA"/>
    <w:rsid w:val="00066CE8"/>
    <w:rsid w:val="00066DD5"/>
    <w:rsid w:val="00066E39"/>
    <w:rsid w:val="0006721A"/>
    <w:rsid w:val="000676DE"/>
    <w:rsid w:val="00067952"/>
    <w:rsid w:val="00067A70"/>
    <w:rsid w:val="00070F0F"/>
    <w:rsid w:val="00071D6E"/>
    <w:rsid w:val="0007275F"/>
    <w:rsid w:val="0007295F"/>
    <w:rsid w:val="00072BF3"/>
    <w:rsid w:val="00072C35"/>
    <w:rsid w:val="00072C3B"/>
    <w:rsid w:val="000747A1"/>
    <w:rsid w:val="0007627F"/>
    <w:rsid w:val="000763C3"/>
    <w:rsid w:val="0007692D"/>
    <w:rsid w:val="00076FB6"/>
    <w:rsid w:val="00077F11"/>
    <w:rsid w:val="00077F69"/>
    <w:rsid w:val="00081A1C"/>
    <w:rsid w:val="00081EA6"/>
    <w:rsid w:val="000825A2"/>
    <w:rsid w:val="00082AA5"/>
    <w:rsid w:val="000832A3"/>
    <w:rsid w:val="000837EF"/>
    <w:rsid w:val="0008459D"/>
    <w:rsid w:val="00084900"/>
    <w:rsid w:val="00084980"/>
    <w:rsid w:val="00085DBB"/>
    <w:rsid w:val="00085E16"/>
    <w:rsid w:val="00087042"/>
    <w:rsid w:val="000871D3"/>
    <w:rsid w:val="00090504"/>
    <w:rsid w:val="000906EE"/>
    <w:rsid w:val="00091922"/>
    <w:rsid w:val="00091EAA"/>
    <w:rsid w:val="00092D73"/>
    <w:rsid w:val="000931CD"/>
    <w:rsid w:val="000933F0"/>
    <w:rsid w:val="00093765"/>
    <w:rsid w:val="000938EB"/>
    <w:rsid w:val="00094348"/>
    <w:rsid w:val="000944F5"/>
    <w:rsid w:val="00094521"/>
    <w:rsid w:val="00094D9B"/>
    <w:rsid w:val="0009569F"/>
    <w:rsid w:val="000957D8"/>
    <w:rsid w:val="000958A4"/>
    <w:rsid w:val="0009616D"/>
    <w:rsid w:val="000966EA"/>
    <w:rsid w:val="00096A39"/>
    <w:rsid w:val="00096DFD"/>
    <w:rsid w:val="00097886"/>
    <w:rsid w:val="000A04B7"/>
    <w:rsid w:val="000A0CFD"/>
    <w:rsid w:val="000A1A43"/>
    <w:rsid w:val="000A1D0B"/>
    <w:rsid w:val="000A2382"/>
    <w:rsid w:val="000A2402"/>
    <w:rsid w:val="000A302B"/>
    <w:rsid w:val="000A3383"/>
    <w:rsid w:val="000A38A4"/>
    <w:rsid w:val="000A46BB"/>
    <w:rsid w:val="000A4ABB"/>
    <w:rsid w:val="000A5580"/>
    <w:rsid w:val="000A5F6B"/>
    <w:rsid w:val="000A5FEB"/>
    <w:rsid w:val="000A6000"/>
    <w:rsid w:val="000A63A9"/>
    <w:rsid w:val="000A6448"/>
    <w:rsid w:val="000A69CD"/>
    <w:rsid w:val="000A7391"/>
    <w:rsid w:val="000B0138"/>
    <w:rsid w:val="000B06E0"/>
    <w:rsid w:val="000B156A"/>
    <w:rsid w:val="000B1774"/>
    <w:rsid w:val="000B1C94"/>
    <w:rsid w:val="000B2039"/>
    <w:rsid w:val="000B2067"/>
    <w:rsid w:val="000B2152"/>
    <w:rsid w:val="000B248E"/>
    <w:rsid w:val="000B3E3B"/>
    <w:rsid w:val="000B3F85"/>
    <w:rsid w:val="000B43BE"/>
    <w:rsid w:val="000B4479"/>
    <w:rsid w:val="000B4B6A"/>
    <w:rsid w:val="000B4E99"/>
    <w:rsid w:val="000B55E6"/>
    <w:rsid w:val="000B5E75"/>
    <w:rsid w:val="000B61E0"/>
    <w:rsid w:val="000B6780"/>
    <w:rsid w:val="000B7141"/>
    <w:rsid w:val="000C01A5"/>
    <w:rsid w:val="000C0483"/>
    <w:rsid w:val="000C09C3"/>
    <w:rsid w:val="000C0EF5"/>
    <w:rsid w:val="000C1E2B"/>
    <w:rsid w:val="000C213B"/>
    <w:rsid w:val="000C2EEF"/>
    <w:rsid w:val="000C328F"/>
    <w:rsid w:val="000C3742"/>
    <w:rsid w:val="000C4344"/>
    <w:rsid w:val="000C45DD"/>
    <w:rsid w:val="000C4CBC"/>
    <w:rsid w:val="000C554C"/>
    <w:rsid w:val="000C58D6"/>
    <w:rsid w:val="000C6DA3"/>
    <w:rsid w:val="000C7530"/>
    <w:rsid w:val="000D173C"/>
    <w:rsid w:val="000D1AA3"/>
    <w:rsid w:val="000D1C8D"/>
    <w:rsid w:val="000D2804"/>
    <w:rsid w:val="000D2ABD"/>
    <w:rsid w:val="000D2FA1"/>
    <w:rsid w:val="000D30BC"/>
    <w:rsid w:val="000D3858"/>
    <w:rsid w:val="000D4C33"/>
    <w:rsid w:val="000D5439"/>
    <w:rsid w:val="000D6092"/>
    <w:rsid w:val="000D6CA1"/>
    <w:rsid w:val="000D6E27"/>
    <w:rsid w:val="000D7533"/>
    <w:rsid w:val="000D7ED7"/>
    <w:rsid w:val="000E127D"/>
    <w:rsid w:val="000E1585"/>
    <w:rsid w:val="000E1D52"/>
    <w:rsid w:val="000E2049"/>
    <w:rsid w:val="000E2B23"/>
    <w:rsid w:val="000E5664"/>
    <w:rsid w:val="000E5C6E"/>
    <w:rsid w:val="000E5F97"/>
    <w:rsid w:val="000E67AE"/>
    <w:rsid w:val="000E6BA2"/>
    <w:rsid w:val="000E6C58"/>
    <w:rsid w:val="000E6D5B"/>
    <w:rsid w:val="000E7F28"/>
    <w:rsid w:val="000F12AA"/>
    <w:rsid w:val="000F1D32"/>
    <w:rsid w:val="000F26EB"/>
    <w:rsid w:val="000F2AF2"/>
    <w:rsid w:val="000F3054"/>
    <w:rsid w:val="000F3884"/>
    <w:rsid w:val="000F3BDF"/>
    <w:rsid w:val="000F4BBD"/>
    <w:rsid w:val="000F5199"/>
    <w:rsid w:val="000F5200"/>
    <w:rsid w:val="000F5392"/>
    <w:rsid w:val="000F5F6B"/>
    <w:rsid w:val="000F6035"/>
    <w:rsid w:val="000F6416"/>
    <w:rsid w:val="000F71B1"/>
    <w:rsid w:val="000F7BF4"/>
    <w:rsid w:val="000F7C3E"/>
    <w:rsid w:val="00100234"/>
    <w:rsid w:val="00101C82"/>
    <w:rsid w:val="00101F1C"/>
    <w:rsid w:val="001022E6"/>
    <w:rsid w:val="00102E5B"/>
    <w:rsid w:val="00103067"/>
    <w:rsid w:val="001031C1"/>
    <w:rsid w:val="00103225"/>
    <w:rsid w:val="00103E11"/>
    <w:rsid w:val="00105234"/>
    <w:rsid w:val="0010574D"/>
    <w:rsid w:val="00106952"/>
    <w:rsid w:val="00106EFC"/>
    <w:rsid w:val="0010726C"/>
    <w:rsid w:val="00107525"/>
    <w:rsid w:val="001077DD"/>
    <w:rsid w:val="00107FB0"/>
    <w:rsid w:val="001101B8"/>
    <w:rsid w:val="00110374"/>
    <w:rsid w:val="00110E6A"/>
    <w:rsid w:val="001111E7"/>
    <w:rsid w:val="00111D6F"/>
    <w:rsid w:val="001121B8"/>
    <w:rsid w:val="0011221B"/>
    <w:rsid w:val="00113382"/>
    <w:rsid w:val="00113A32"/>
    <w:rsid w:val="00113C57"/>
    <w:rsid w:val="00115BB6"/>
    <w:rsid w:val="00115E94"/>
    <w:rsid w:val="00117039"/>
    <w:rsid w:val="001171DF"/>
    <w:rsid w:val="001206B1"/>
    <w:rsid w:val="00120E75"/>
    <w:rsid w:val="001212A4"/>
    <w:rsid w:val="00121ABF"/>
    <w:rsid w:val="00121BD0"/>
    <w:rsid w:val="0012286B"/>
    <w:rsid w:val="001234DF"/>
    <w:rsid w:val="00123E62"/>
    <w:rsid w:val="00124762"/>
    <w:rsid w:val="00124989"/>
    <w:rsid w:val="0012499C"/>
    <w:rsid w:val="00124F52"/>
    <w:rsid w:val="001255CE"/>
    <w:rsid w:val="00125A00"/>
    <w:rsid w:val="00125B56"/>
    <w:rsid w:val="00126A8B"/>
    <w:rsid w:val="00126CD1"/>
    <w:rsid w:val="00126D84"/>
    <w:rsid w:val="0012733D"/>
    <w:rsid w:val="001277CD"/>
    <w:rsid w:val="001301EB"/>
    <w:rsid w:val="001305C7"/>
    <w:rsid w:val="00130845"/>
    <w:rsid w:val="00130B52"/>
    <w:rsid w:val="00130C6F"/>
    <w:rsid w:val="00130D72"/>
    <w:rsid w:val="00130F1D"/>
    <w:rsid w:val="00131309"/>
    <w:rsid w:val="001321AE"/>
    <w:rsid w:val="00132940"/>
    <w:rsid w:val="001329D3"/>
    <w:rsid w:val="001332F4"/>
    <w:rsid w:val="00133493"/>
    <w:rsid w:val="00133666"/>
    <w:rsid w:val="00133F55"/>
    <w:rsid w:val="00134E2A"/>
    <w:rsid w:val="001354B2"/>
    <w:rsid w:val="001358E9"/>
    <w:rsid w:val="0013595A"/>
    <w:rsid w:val="001363A5"/>
    <w:rsid w:val="0013655E"/>
    <w:rsid w:val="00136FFB"/>
    <w:rsid w:val="00137AEA"/>
    <w:rsid w:val="00137DEF"/>
    <w:rsid w:val="00141AAE"/>
    <w:rsid w:val="00141B0D"/>
    <w:rsid w:val="00141C12"/>
    <w:rsid w:val="00141F0D"/>
    <w:rsid w:val="00141F84"/>
    <w:rsid w:val="001433B4"/>
    <w:rsid w:val="001437F7"/>
    <w:rsid w:val="00143C45"/>
    <w:rsid w:val="00144011"/>
    <w:rsid w:val="00144964"/>
    <w:rsid w:val="00144E3A"/>
    <w:rsid w:val="001452FF"/>
    <w:rsid w:val="00145AF0"/>
    <w:rsid w:val="00145E70"/>
    <w:rsid w:val="00147718"/>
    <w:rsid w:val="00150332"/>
    <w:rsid w:val="0015102C"/>
    <w:rsid w:val="00151F77"/>
    <w:rsid w:val="00151FE0"/>
    <w:rsid w:val="00152919"/>
    <w:rsid w:val="00152FC8"/>
    <w:rsid w:val="001544A8"/>
    <w:rsid w:val="00154661"/>
    <w:rsid w:val="0015516E"/>
    <w:rsid w:val="00155F22"/>
    <w:rsid w:val="001560C0"/>
    <w:rsid w:val="001566B4"/>
    <w:rsid w:val="0015677A"/>
    <w:rsid w:val="00157268"/>
    <w:rsid w:val="00157FA1"/>
    <w:rsid w:val="001605D9"/>
    <w:rsid w:val="001619F1"/>
    <w:rsid w:val="00161BB2"/>
    <w:rsid w:val="00161EE1"/>
    <w:rsid w:val="00162C75"/>
    <w:rsid w:val="00162DB5"/>
    <w:rsid w:val="001644BD"/>
    <w:rsid w:val="00164771"/>
    <w:rsid w:val="00164BA0"/>
    <w:rsid w:val="00164EBF"/>
    <w:rsid w:val="00165689"/>
    <w:rsid w:val="00166139"/>
    <w:rsid w:val="00166553"/>
    <w:rsid w:val="001666FF"/>
    <w:rsid w:val="00166797"/>
    <w:rsid w:val="00166D55"/>
    <w:rsid w:val="00166E94"/>
    <w:rsid w:val="001672ED"/>
    <w:rsid w:val="001673D3"/>
    <w:rsid w:val="00167916"/>
    <w:rsid w:val="00167C60"/>
    <w:rsid w:val="001705B1"/>
    <w:rsid w:val="0017073A"/>
    <w:rsid w:val="001709D0"/>
    <w:rsid w:val="00170D1A"/>
    <w:rsid w:val="00170E31"/>
    <w:rsid w:val="00170EF9"/>
    <w:rsid w:val="0017104A"/>
    <w:rsid w:val="001713FB"/>
    <w:rsid w:val="00171514"/>
    <w:rsid w:val="0017219E"/>
    <w:rsid w:val="00172879"/>
    <w:rsid w:val="00172DEA"/>
    <w:rsid w:val="00172F4F"/>
    <w:rsid w:val="0017353A"/>
    <w:rsid w:val="00174530"/>
    <w:rsid w:val="00174973"/>
    <w:rsid w:val="00174C71"/>
    <w:rsid w:val="0017554E"/>
    <w:rsid w:val="00176030"/>
    <w:rsid w:val="0017623A"/>
    <w:rsid w:val="00176369"/>
    <w:rsid w:val="00176991"/>
    <w:rsid w:val="00176AFD"/>
    <w:rsid w:val="00176D53"/>
    <w:rsid w:val="00181983"/>
    <w:rsid w:val="00182A36"/>
    <w:rsid w:val="00182FE2"/>
    <w:rsid w:val="001830C5"/>
    <w:rsid w:val="0018461E"/>
    <w:rsid w:val="00185038"/>
    <w:rsid w:val="00185583"/>
    <w:rsid w:val="00186931"/>
    <w:rsid w:val="00190B7A"/>
    <w:rsid w:val="0019107D"/>
    <w:rsid w:val="00191DDE"/>
    <w:rsid w:val="00191E3A"/>
    <w:rsid w:val="00192273"/>
    <w:rsid w:val="00192E07"/>
    <w:rsid w:val="001932EB"/>
    <w:rsid w:val="00193527"/>
    <w:rsid w:val="001936A4"/>
    <w:rsid w:val="001942AD"/>
    <w:rsid w:val="00194414"/>
    <w:rsid w:val="0019498D"/>
    <w:rsid w:val="00195618"/>
    <w:rsid w:val="0019647F"/>
    <w:rsid w:val="001965AB"/>
    <w:rsid w:val="00196CCD"/>
    <w:rsid w:val="00196F37"/>
    <w:rsid w:val="0019725E"/>
    <w:rsid w:val="001A1C38"/>
    <w:rsid w:val="001A2478"/>
    <w:rsid w:val="001A2E52"/>
    <w:rsid w:val="001A2ED5"/>
    <w:rsid w:val="001A2F2B"/>
    <w:rsid w:val="001A40EF"/>
    <w:rsid w:val="001A427B"/>
    <w:rsid w:val="001A43B3"/>
    <w:rsid w:val="001A4476"/>
    <w:rsid w:val="001A4F46"/>
    <w:rsid w:val="001A4F65"/>
    <w:rsid w:val="001A58F9"/>
    <w:rsid w:val="001A5C16"/>
    <w:rsid w:val="001A5FD5"/>
    <w:rsid w:val="001A604B"/>
    <w:rsid w:val="001A69BA"/>
    <w:rsid w:val="001A6C72"/>
    <w:rsid w:val="001A78F7"/>
    <w:rsid w:val="001A7ED3"/>
    <w:rsid w:val="001B075F"/>
    <w:rsid w:val="001B17D8"/>
    <w:rsid w:val="001B2301"/>
    <w:rsid w:val="001B2509"/>
    <w:rsid w:val="001B2B34"/>
    <w:rsid w:val="001B2C70"/>
    <w:rsid w:val="001B30AA"/>
    <w:rsid w:val="001B36AA"/>
    <w:rsid w:val="001B48D5"/>
    <w:rsid w:val="001B4CDA"/>
    <w:rsid w:val="001B5A10"/>
    <w:rsid w:val="001B5ED1"/>
    <w:rsid w:val="001B6512"/>
    <w:rsid w:val="001B6F6D"/>
    <w:rsid w:val="001C1138"/>
    <w:rsid w:val="001C1775"/>
    <w:rsid w:val="001C21CF"/>
    <w:rsid w:val="001C3DF2"/>
    <w:rsid w:val="001C3EB5"/>
    <w:rsid w:val="001C3F8F"/>
    <w:rsid w:val="001C4077"/>
    <w:rsid w:val="001C4F6C"/>
    <w:rsid w:val="001C61B2"/>
    <w:rsid w:val="001C6D28"/>
    <w:rsid w:val="001D05D0"/>
    <w:rsid w:val="001D0B0D"/>
    <w:rsid w:val="001D0DC0"/>
    <w:rsid w:val="001D2BED"/>
    <w:rsid w:val="001D2EBF"/>
    <w:rsid w:val="001D3059"/>
    <w:rsid w:val="001D36B1"/>
    <w:rsid w:val="001D57C1"/>
    <w:rsid w:val="001D61EC"/>
    <w:rsid w:val="001D6FFF"/>
    <w:rsid w:val="001D71AD"/>
    <w:rsid w:val="001D7764"/>
    <w:rsid w:val="001D7B96"/>
    <w:rsid w:val="001E1140"/>
    <w:rsid w:val="001E18C1"/>
    <w:rsid w:val="001E1E07"/>
    <w:rsid w:val="001E33CD"/>
    <w:rsid w:val="001E3C71"/>
    <w:rsid w:val="001E404E"/>
    <w:rsid w:val="001E489B"/>
    <w:rsid w:val="001E48C5"/>
    <w:rsid w:val="001E52DF"/>
    <w:rsid w:val="001E531E"/>
    <w:rsid w:val="001E537F"/>
    <w:rsid w:val="001E5696"/>
    <w:rsid w:val="001E5701"/>
    <w:rsid w:val="001E6734"/>
    <w:rsid w:val="001E68DB"/>
    <w:rsid w:val="001E7B47"/>
    <w:rsid w:val="001F190E"/>
    <w:rsid w:val="001F21E1"/>
    <w:rsid w:val="001F2461"/>
    <w:rsid w:val="001F2626"/>
    <w:rsid w:val="001F2C43"/>
    <w:rsid w:val="001F3CED"/>
    <w:rsid w:val="001F411B"/>
    <w:rsid w:val="001F5368"/>
    <w:rsid w:val="001F5D96"/>
    <w:rsid w:val="001F5E58"/>
    <w:rsid w:val="001F62AF"/>
    <w:rsid w:val="001F676F"/>
    <w:rsid w:val="001F74EE"/>
    <w:rsid w:val="001F7525"/>
    <w:rsid w:val="002003F1"/>
    <w:rsid w:val="00200A2A"/>
    <w:rsid w:val="00200E64"/>
    <w:rsid w:val="00201317"/>
    <w:rsid w:val="00201521"/>
    <w:rsid w:val="00202057"/>
    <w:rsid w:val="002029AE"/>
    <w:rsid w:val="00203105"/>
    <w:rsid w:val="00203331"/>
    <w:rsid w:val="0020452F"/>
    <w:rsid w:val="002047D8"/>
    <w:rsid w:val="0020531B"/>
    <w:rsid w:val="002058D5"/>
    <w:rsid w:val="00205B92"/>
    <w:rsid w:val="002060B7"/>
    <w:rsid w:val="00206255"/>
    <w:rsid w:val="002068A3"/>
    <w:rsid w:val="002070D0"/>
    <w:rsid w:val="002076D3"/>
    <w:rsid w:val="00207E1E"/>
    <w:rsid w:val="00210B93"/>
    <w:rsid w:val="0021151E"/>
    <w:rsid w:val="002123B3"/>
    <w:rsid w:val="0021273D"/>
    <w:rsid w:val="002128F1"/>
    <w:rsid w:val="00212AB4"/>
    <w:rsid w:val="002132D6"/>
    <w:rsid w:val="002149FD"/>
    <w:rsid w:val="00215019"/>
    <w:rsid w:val="002151E8"/>
    <w:rsid w:val="00215621"/>
    <w:rsid w:val="0021566E"/>
    <w:rsid w:val="002158A6"/>
    <w:rsid w:val="00215C29"/>
    <w:rsid w:val="002160B7"/>
    <w:rsid w:val="002164F0"/>
    <w:rsid w:val="00216EA9"/>
    <w:rsid w:val="002173F7"/>
    <w:rsid w:val="00217C60"/>
    <w:rsid w:val="002218BF"/>
    <w:rsid w:val="002219DA"/>
    <w:rsid w:val="00222B3A"/>
    <w:rsid w:val="002234D1"/>
    <w:rsid w:val="00225079"/>
    <w:rsid w:val="00225136"/>
    <w:rsid w:val="00227302"/>
    <w:rsid w:val="00231FE1"/>
    <w:rsid w:val="0023207A"/>
    <w:rsid w:val="002329DE"/>
    <w:rsid w:val="00232F1F"/>
    <w:rsid w:val="00232F8F"/>
    <w:rsid w:val="0023333D"/>
    <w:rsid w:val="002337A3"/>
    <w:rsid w:val="00233D71"/>
    <w:rsid w:val="002342D5"/>
    <w:rsid w:val="002345A5"/>
    <w:rsid w:val="002354A4"/>
    <w:rsid w:val="00236679"/>
    <w:rsid w:val="00236AFA"/>
    <w:rsid w:val="00236FFB"/>
    <w:rsid w:val="00237234"/>
    <w:rsid w:val="00237E59"/>
    <w:rsid w:val="0024013D"/>
    <w:rsid w:val="0024061B"/>
    <w:rsid w:val="00240F9F"/>
    <w:rsid w:val="00241E01"/>
    <w:rsid w:val="00241F37"/>
    <w:rsid w:val="0024233B"/>
    <w:rsid w:val="00242377"/>
    <w:rsid w:val="00242894"/>
    <w:rsid w:val="002429F4"/>
    <w:rsid w:val="00242BE2"/>
    <w:rsid w:val="00243366"/>
    <w:rsid w:val="0024336D"/>
    <w:rsid w:val="00243D57"/>
    <w:rsid w:val="00243E78"/>
    <w:rsid w:val="00245059"/>
    <w:rsid w:val="002455EF"/>
    <w:rsid w:val="00245CEC"/>
    <w:rsid w:val="00245FD4"/>
    <w:rsid w:val="0024619A"/>
    <w:rsid w:val="0024641B"/>
    <w:rsid w:val="0024661D"/>
    <w:rsid w:val="002468EB"/>
    <w:rsid w:val="00246CAB"/>
    <w:rsid w:val="00247AB4"/>
    <w:rsid w:val="00247C19"/>
    <w:rsid w:val="002501ED"/>
    <w:rsid w:val="00250960"/>
    <w:rsid w:val="00251107"/>
    <w:rsid w:val="00251980"/>
    <w:rsid w:val="00251E75"/>
    <w:rsid w:val="00251F69"/>
    <w:rsid w:val="00252849"/>
    <w:rsid w:val="00252F07"/>
    <w:rsid w:val="002536E1"/>
    <w:rsid w:val="002542CE"/>
    <w:rsid w:val="00254461"/>
    <w:rsid w:val="00254E3C"/>
    <w:rsid w:val="002553A5"/>
    <w:rsid w:val="00255C88"/>
    <w:rsid w:val="00256A07"/>
    <w:rsid w:val="00256EDF"/>
    <w:rsid w:val="002572EB"/>
    <w:rsid w:val="00257787"/>
    <w:rsid w:val="002577A1"/>
    <w:rsid w:val="00257CBB"/>
    <w:rsid w:val="00257F59"/>
    <w:rsid w:val="00261021"/>
    <w:rsid w:val="00261D9A"/>
    <w:rsid w:val="0026254F"/>
    <w:rsid w:val="00262D2B"/>
    <w:rsid w:val="00263A01"/>
    <w:rsid w:val="00263B6E"/>
    <w:rsid w:val="00264703"/>
    <w:rsid w:val="00265130"/>
    <w:rsid w:val="00265B80"/>
    <w:rsid w:val="00266156"/>
    <w:rsid w:val="002661E2"/>
    <w:rsid w:val="002666A6"/>
    <w:rsid w:val="002674E9"/>
    <w:rsid w:val="00267F06"/>
    <w:rsid w:val="00270035"/>
    <w:rsid w:val="002700AC"/>
    <w:rsid w:val="00271A20"/>
    <w:rsid w:val="00272CAE"/>
    <w:rsid w:val="00272CDC"/>
    <w:rsid w:val="00272E56"/>
    <w:rsid w:val="00272FED"/>
    <w:rsid w:val="00273D5C"/>
    <w:rsid w:val="00273E1B"/>
    <w:rsid w:val="00274F98"/>
    <w:rsid w:val="002768B6"/>
    <w:rsid w:val="00276FE7"/>
    <w:rsid w:val="00277D4F"/>
    <w:rsid w:val="00280CAD"/>
    <w:rsid w:val="00280F3D"/>
    <w:rsid w:val="002831EF"/>
    <w:rsid w:val="00283BD7"/>
    <w:rsid w:val="002842D3"/>
    <w:rsid w:val="00284A27"/>
    <w:rsid w:val="00286762"/>
    <w:rsid w:val="002905A4"/>
    <w:rsid w:val="00291F46"/>
    <w:rsid w:val="00291F4D"/>
    <w:rsid w:val="00292885"/>
    <w:rsid w:val="00292A16"/>
    <w:rsid w:val="002936AB"/>
    <w:rsid w:val="002952BA"/>
    <w:rsid w:val="00295F15"/>
    <w:rsid w:val="00295F53"/>
    <w:rsid w:val="00296872"/>
    <w:rsid w:val="00297D5F"/>
    <w:rsid w:val="002A07B5"/>
    <w:rsid w:val="002A16DE"/>
    <w:rsid w:val="002A17CF"/>
    <w:rsid w:val="002A1F64"/>
    <w:rsid w:val="002A21DB"/>
    <w:rsid w:val="002A3B92"/>
    <w:rsid w:val="002A4D5F"/>
    <w:rsid w:val="002A506D"/>
    <w:rsid w:val="002A5534"/>
    <w:rsid w:val="002A6389"/>
    <w:rsid w:val="002A694A"/>
    <w:rsid w:val="002A6ED4"/>
    <w:rsid w:val="002A7C12"/>
    <w:rsid w:val="002A7E98"/>
    <w:rsid w:val="002B0000"/>
    <w:rsid w:val="002B0BF0"/>
    <w:rsid w:val="002B0DA3"/>
    <w:rsid w:val="002B1E2F"/>
    <w:rsid w:val="002B242A"/>
    <w:rsid w:val="002B311E"/>
    <w:rsid w:val="002B328A"/>
    <w:rsid w:val="002B3A66"/>
    <w:rsid w:val="002B45DC"/>
    <w:rsid w:val="002B4789"/>
    <w:rsid w:val="002B4D9D"/>
    <w:rsid w:val="002B5DDF"/>
    <w:rsid w:val="002B65D5"/>
    <w:rsid w:val="002B6A05"/>
    <w:rsid w:val="002B6E0B"/>
    <w:rsid w:val="002B6E79"/>
    <w:rsid w:val="002B7A48"/>
    <w:rsid w:val="002B7DE1"/>
    <w:rsid w:val="002C01AA"/>
    <w:rsid w:val="002C1EBE"/>
    <w:rsid w:val="002C20A2"/>
    <w:rsid w:val="002C23F9"/>
    <w:rsid w:val="002C2FCD"/>
    <w:rsid w:val="002C4001"/>
    <w:rsid w:val="002C4150"/>
    <w:rsid w:val="002C41EB"/>
    <w:rsid w:val="002C5382"/>
    <w:rsid w:val="002C5581"/>
    <w:rsid w:val="002C56CD"/>
    <w:rsid w:val="002C57D0"/>
    <w:rsid w:val="002C5AF6"/>
    <w:rsid w:val="002C5D6C"/>
    <w:rsid w:val="002C635A"/>
    <w:rsid w:val="002C7301"/>
    <w:rsid w:val="002C771B"/>
    <w:rsid w:val="002D0016"/>
    <w:rsid w:val="002D02DC"/>
    <w:rsid w:val="002D16AE"/>
    <w:rsid w:val="002D16E7"/>
    <w:rsid w:val="002D2B3A"/>
    <w:rsid w:val="002D2DF2"/>
    <w:rsid w:val="002D33C5"/>
    <w:rsid w:val="002D38E0"/>
    <w:rsid w:val="002D445A"/>
    <w:rsid w:val="002D44BC"/>
    <w:rsid w:val="002D484A"/>
    <w:rsid w:val="002D4B9E"/>
    <w:rsid w:val="002D5E9F"/>
    <w:rsid w:val="002E0457"/>
    <w:rsid w:val="002E095C"/>
    <w:rsid w:val="002E0F5B"/>
    <w:rsid w:val="002E0FAC"/>
    <w:rsid w:val="002E20F8"/>
    <w:rsid w:val="002E2490"/>
    <w:rsid w:val="002E29ED"/>
    <w:rsid w:val="002E3470"/>
    <w:rsid w:val="002E4457"/>
    <w:rsid w:val="002E574E"/>
    <w:rsid w:val="002E583D"/>
    <w:rsid w:val="002E58AB"/>
    <w:rsid w:val="002E6968"/>
    <w:rsid w:val="002E6DE7"/>
    <w:rsid w:val="002E7056"/>
    <w:rsid w:val="002E744C"/>
    <w:rsid w:val="002E78BF"/>
    <w:rsid w:val="002F03AC"/>
    <w:rsid w:val="002F06D3"/>
    <w:rsid w:val="002F06FE"/>
    <w:rsid w:val="002F0F70"/>
    <w:rsid w:val="002F151A"/>
    <w:rsid w:val="002F1683"/>
    <w:rsid w:val="002F2CE6"/>
    <w:rsid w:val="002F2E21"/>
    <w:rsid w:val="002F3E41"/>
    <w:rsid w:val="002F4307"/>
    <w:rsid w:val="002F5FE6"/>
    <w:rsid w:val="002F68E3"/>
    <w:rsid w:val="002F7732"/>
    <w:rsid w:val="002F78EF"/>
    <w:rsid w:val="002F7A35"/>
    <w:rsid w:val="002F7BD6"/>
    <w:rsid w:val="00300370"/>
    <w:rsid w:val="00300E1D"/>
    <w:rsid w:val="00301151"/>
    <w:rsid w:val="00301805"/>
    <w:rsid w:val="00302088"/>
    <w:rsid w:val="00302297"/>
    <w:rsid w:val="003033C3"/>
    <w:rsid w:val="003034F9"/>
    <w:rsid w:val="00305BB5"/>
    <w:rsid w:val="00305FE2"/>
    <w:rsid w:val="00306212"/>
    <w:rsid w:val="00306CED"/>
    <w:rsid w:val="00306EA0"/>
    <w:rsid w:val="003075C4"/>
    <w:rsid w:val="0030766F"/>
    <w:rsid w:val="00307F01"/>
    <w:rsid w:val="00310873"/>
    <w:rsid w:val="00310E75"/>
    <w:rsid w:val="00310FD7"/>
    <w:rsid w:val="00311410"/>
    <w:rsid w:val="003118D7"/>
    <w:rsid w:val="00311A8A"/>
    <w:rsid w:val="00311DD7"/>
    <w:rsid w:val="00312738"/>
    <w:rsid w:val="00312783"/>
    <w:rsid w:val="00312E68"/>
    <w:rsid w:val="0031373E"/>
    <w:rsid w:val="003138FF"/>
    <w:rsid w:val="0031394D"/>
    <w:rsid w:val="003141E0"/>
    <w:rsid w:val="00314501"/>
    <w:rsid w:val="00314BDD"/>
    <w:rsid w:val="003154B4"/>
    <w:rsid w:val="0031572E"/>
    <w:rsid w:val="00315BAD"/>
    <w:rsid w:val="00315C24"/>
    <w:rsid w:val="00315CF8"/>
    <w:rsid w:val="00315DFC"/>
    <w:rsid w:val="00316846"/>
    <w:rsid w:val="003172B7"/>
    <w:rsid w:val="00317D37"/>
    <w:rsid w:val="00317FDF"/>
    <w:rsid w:val="00320A5D"/>
    <w:rsid w:val="003213E8"/>
    <w:rsid w:val="0032173B"/>
    <w:rsid w:val="00322D7A"/>
    <w:rsid w:val="00322F2A"/>
    <w:rsid w:val="003233C8"/>
    <w:rsid w:val="00324713"/>
    <w:rsid w:val="003252BE"/>
    <w:rsid w:val="00325642"/>
    <w:rsid w:val="00325693"/>
    <w:rsid w:val="00325A09"/>
    <w:rsid w:val="00326030"/>
    <w:rsid w:val="00326417"/>
    <w:rsid w:val="00326B05"/>
    <w:rsid w:val="00326E60"/>
    <w:rsid w:val="00327144"/>
    <w:rsid w:val="00327432"/>
    <w:rsid w:val="0033008B"/>
    <w:rsid w:val="00330F5B"/>
    <w:rsid w:val="003311FF"/>
    <w:rsid w:val="00331B18"/>
    <w:rsid w:val="00331EA6"/>
    <w:rsid w:val="003321EE"/>
    <w:rsid w:val="003326BA"/>
    <w:rsid w:val="00332CAE"/>
    <w:rsid w:val="003333A8"/>
    <w:rsid w:val="003337FC"/>
    <w:rsid w:val="00334698"/>
    <w:rsid w:val="00335018"/>
    <w:rsid w:val="0033596D"/>
    <w:rsid w:val="003365D2"/>
    <w:rsid w:val="00337319"/>
    <w:rsid w:val="00337DE1"/>
    <w:rsid w:val="00340648"/>
    <w:rsid w:val="00340C9C"/>
    <w:rsid w:val="00341C0A"/>
    <w:rsid w:val="003430A4"/>
    <w:rsid w:val="00343292"/>
    <w:rsid w:val="00343DB9"/>
    <w:rsid w:val="00343EC3"/>
    <w:rsid w:val="003453B2"/>
    <w:rsid w:val="0034541B"/>
    <w:rsid w:val="0034614B"/>
    <w:rsid w:val="00346F2B"/>
    <w:rsid w:val="003513C0"/>
    <w:rsid w:val="00351CE3"/>
    <w:rsid w:val="00351F8D"/>
    <w:rsid w:val="00352815"/>
    <w:rsid w:val="00352E1D"/>
    <w:rsid w:val="00353DAF"/>
    <w:rsid w:val="00353FC7"/>
    <w:rsid w:val="00354704"/>
    <w:rsid w:val="00354751"/>
    <w:rsid w:val="00354DC0"/>
    <w:rsid w:val="00355307"/>
    <w:rsid w:val="003554DF"/>
    <w:rsid w:val="00355A2E"/>
    <w:rsid w:val="00356AAC"/>
    <w:rsid w:val="00357145"/>
    <w:rsid w:val="00357219"/>
    <w:rsid w:val="003607FC"/>
    <w:rsid w:val="00360808"/>
    <w:rsid w:val="00360E93"/>
    <w:rsid w:val="00362117"/>
    <w:rsid w:val="00362434"/>
    <w:rsid w:val="00362B18"/>
    <w:rsid w:val="0036364C"/>
    <w:rsid w:val="00363D88"/>
    <w:rsid w:val="00364385"/>
    <w:rsid w:val="00364614"/>
    <w:rsid w:val="00365B5A"/>
    <w:rsid w:val="00366402"/>
    <w:rsid w:val="00370DF3"/>
    <w:rsid w:val="0037164E"/>
    <w:rsid w:val="003718E3"/>
    <w:rsid w:val="003726BF"/>
    <w:rsid w:val="00372D0E"/>
    <w:rsid w:val="00373559"/>
    <w:rsid w:val="00373D27"/>
    <w:rsid w:val="003748BD"/>
    <w:rsid w:val="00374A11"/>
    <w:rsid w:val="00374CBB"/>
    <w:rsid w:val="003759E3"/>
    <w:rsid w:val="003807B1"/>
    <w:rsid w:val="00380926"/>
    <w:rsid w:val="00381027"/>
    <w:rsid w:val="00381A68"/>
    <w:rsid w:val="0038257E"/>
    <w:rsid w:val="00383C23"/>
    <w:rsid w:val="00383C43"/>
    <w:rsid w:val="0038508E"/>
    <w:rsid w:val="0038697F"/>
    <w:rsid w:val="003869F5"/>
    <w:rsid w:val="00386C5D"/>
    <w:rsid w:val="00386EDE"/>
    <w:rsid w:val="0038777C"/>
    <w:rsid w:val="00387A2E"/>
    <w:rsid w:val="00390FE4"/>
    <w:rsid w:val="0039204D"/>
    <w:rsid w:val="00394BA7"/>
    <w:rsid w:val="00394DDD"/>
    <w:rsid w:val="00394F47"/>
    <w:rsid w:val="003952FE"/>
    <w:rsid w:val="00395949"/>
    <w:rsid w:val="00395C8B"/>
    <w:rsid w:val="00395D31"/>
    <w:rsid w:val="00396676"/>
    <w:rsid w:val="003969B9"/>
    <w:rsid w:val="00396B9A"/>
    <w:rsid w:val="00396F41"/>
    <w:rsid w:val="00396FC6"/>
    <w:rsid w:val="00397544"/>
    <w:rsid w:val="003975EA"/>
    <w:rsid w:val="003978A4"/>
    <w:rsid w:val="00397E87"/>
    <w:rsid w:val="003A010D"/>
    <w:rsid w:val="003A023E"/>
    <w:rsid w:val="003A0330"/>
    <w:rsid w:val="003A07B5"/>
    <w:rsid w:val="003A1113"/>
    <w:rsid w:val="003A1513"/>
    <w:rsid w:val="003A1637"/>
    <w:rsid w:val="003A1653"/>
    <w:rsid w:val="003A2000"/>
    <w:rsid w:val="003A206C"/>
    <w:rsid w:val="003A2E7C"/>
    <w:rsid w:val="003A3117"/>
    <w:rsid w:val="003A392F"/>
    <w:rsid w:val="003A3B3F"/>
    <w:rsid w:val="003A3B50"/>
    <w:rsid w:val="003A3C0F"/>
    <w:rsid w:val="003A46E0"/>
    <w:rsid w:val="003A473E"/>
    <w:rsid w:val="003A5075"/>
    <w:rsid w:val="003A573B"/>
    <w:rsid w:val="003A5C53"/>
    <w:rsid w:val="003A6EDC"/>
    <w:rsid w:val="003A7149"/>
    <w:rsid w:val="003A7258"/>
    <w:rsid w:val="003A7514"/>
    <w:rsid w:val="003B0E87"/>
    <w:rsid w:val="003B13C3"/>
    <w:rsid w:val="003B1426"/>
    <w:rsid w:val="003B1AA6"/>
    <w:rsid w:val="003B270C"/>
    <w:rsid w:val="003B2830"/>
    <w:rsid w:val="003B2847"/>
    <w:rsid w:val="003B343A"/>
    <w:rsid w:val="003B3934"/>
    <w:rsid w:val="003B3FA2"/>
    <w:rsid w:val="003B409C"/>
    <w:rsid w:val="003B42FC"/>
    <w:rsid w:val="003B4952"/>
    <w:rsid w:val="003B50B7"/>
    <w:rsid w:val="003B58FF"/>
    <w:rsid w:val="003B692F"/>
    <w:rsid w:val="003B6EED"/>
    <w:rsid w:val="003B7E61"/>
    <w:rsid w:val="003C0517"/>
    <w:rsid w:val="003C0520"/>
    <w:rsid w:val="003C0DD6"/>
    <w:rsid w:val="003C15E4"/>
    <w:rsid w:val="003C1A15"/>
    <w:rsid w:val="003C1BDD"/>
    <w:rsid w:val="003C21DF"/>
    <w:rsid w:val="003C2431"/>
    <w:rsid w:val="003C3728"/>
    <w:rsid w:val="003C3B3A"/>
    <w:rsid w:val="003C4208"/>
    <w:rsid w:val="003C4F43"/>
    <w:rsid w:val="003C50B0"/>
    <w:rsid w:val="003C5A61"/>
    <w:rsid w:val="003C6709"/>
    <w:rsid w:val="003C68EC"/>
    <w:rsid w:val="003C6BDE"/>
    <w:rsid w:val="003C7917"/>
    <w:rsid w:val="003D003A"/>
    <w:rsid w:val="003D0B98"/>
    <w:rsid w:val="003D0EB4"/>
    <w:rsid w:val="003D2843"/>
    <w:rsid w:val="003D2964"/>
    <w:rsid w:val="003D3979"/>
    <w:rsid w:val="003D4100"/>
    <w:rsid w:val="003D5061"/>
    <w:rsid w:val="003D50AF"/>
    <w:rsid w:val="003D5133"/>
    <w:rsid w:val="003D5477"/>
    <w:rsid w:val="003D591A"/>
    <w:rsid w:val="003D5A36"/>
    <w:rsid w:val="003D63AE"/>
    <w:rsid w:val="003D6614"/>
    <w:rsid w:val="003D68D6"/>
    <w:rsid w:val="003D77AC"/>
    <w:rsid w:val="003D7E77"/>
    <w:rsid w:val="003E0428"/>
    <w:rsid w:val="003E0DEF"/>
    <w:rsid w:val="003E100C"/>
    <w:rsid w:val="003E1BA4"/>
    <w:rsid w:val="003E1C52"/>
    <w:rsid w:val="003E2521"/>
    <w:rsid w:val="003E2CF8"/>
    <w:rsid w:val="003E36BC"/>
    <w:rsid w:val="003E3F2A"/>
    <w:rsid w:val="003E50AB"/>
    <w:rsid w:val="003E6451"/>
    <w:rsid w:val="003E6AD2"/>
    <w:rsid w:val="003E6D4B"/>
    <w:rsid w:val="003E6DE3"/>
    <w:rsid w:val="003E6E8B"/>
    <w:rsid w:val="003E756D"/>
    <w:rsid w:val="003E7B9E"/>
    <w:rsid w:val="003E7CCF"/>
    <w:rsid w:val="003F03DE"/>
    <w:rsid w:val="003F199A"/>
    <w:rsid w:val="003F1D2D"/>
    <w:rsid w:val="003F3051"/>
    <w:rsid w:val="003F34BF"/>
    <w:rsid w:val="003F3747"/>
    <w:rsid w:val="003F4BE8"/>
    <w:rsid w:val="003F4ECA"/>
    <w:rsid w:val="003F5447"/>
    <w:rsid w:val="003F56C4"/>
    <w:rsid w:val="003F67A8"/>
    <w:rsid w:val="003F7468"/>
    <w:rsid w:val="00400DFB"/>
    <w:rsid w:val="00400E0C"/>
    <w:rsid w:val="00400E3D"/>
    <w:rsid w:val="00401CE8"/>
    <w:rsid w:val="00401DF5"/>
    <w:rsid w:val="00403AB3"/>
    <w:rsid w:val="00403C7D"/>
    <w:rsid w:val="00403F4A"/>
    <w:rsid w:val="00404F54"/>
    <w:rsid w:val="00410391"/>
    <w:rsid w:val="004110AB"/>
    <w:rsid w:val="004112DF"/>
    <w:rsid w:val="00412674"/>
    <w:rsid w:val="00412834"/>
    <w:rsid w:val="004129B8"/>
    <w:rsid w:val="00412EAB"/>
    <w:rsid w:val="0041324D"/>
    <w:rsid w:val="00413BAA"/>
    <w:rsid w:val="00413F9A"/>
    <w:rsid w:val="00414894"/>
    <w:rsid w:val="00414DBF"/>
    <w:rsid w:val="00414F4B"/>
    <w:rsid w:val="00414FC4"/>
    <w:rsid w:val="004152E0"/>
    <w:rsid w:val="0041556E"/>
    <w:rsid w:val="00416120"/>
    <w:rsid w:val="00416F28"/>
    <w:rsid w:val="00417AA5"/>
    <w:rsid w:val="004202C1"/>
    <w:rsid w:val="00421082"/>
    <w:rsid w:val="00421635"/>
    <w:rsid w:val="00422111"/>
    <w:rsid w:val="004221A1"/>
    <w:rsid w:val="004221A7"/>
    <w:rsid w:val="00422F95"/>
    <w:rsid w:val="0042378E"/>
    <w:rsid w:val="00423BE0"/>
    <w:rsid w:val="00423CF0"/>
    <w:rsid w:val="004246AE"/>
    <w:rsid w:val="00424762"/>
    <w:rsid w:val="0042579C"/>
    <w:rsid w:val="00425B50"/>
    <w:rsid w:val="00425BF5"/>
    <w:rsid w:val="00425FD1"/>
    <w:rsid w:val="00426C08"/>
    <w:rsid w:val="004277D1"/>
    <w:rsid w:val="0043011C"/>
    <w:rsid w:val="0043041D"/>
    <w:rsid w:val="004305D0"/>
    <w:rsid w:val="0043061F"/>
    <w:rsid w:val="00430D99"/>
    <w:rsid w:val="00430DE7"/>
    <w:rsid w:val="004317AF"/>
    <w:rsid w:val="004319EF"/>
    <w:rsid w:val="004322F8"/>
    <w:rsid w:val="004324D0"/>
    <w:rsid w:val="004330C2"/>
    <w:rsid w:val="004335FF"/>
    <w:rsid w:val="0043373F"/>
    <w:rsid w:val="00435557"/>
    <w:rsid w:val="00435963"/>
    <w:rsid w:val="0043596C"/>
    <w:rsid w:val="004367B1"/>
    <w:rsid w:val="00436A54"/>
    <w:rsid w:val="00440B0C"/>
    <w:rsid w:val="00441102"/>
    <w:rsid w:val="00443C4A"/>
    <w:rsid w:val="00445B04"/>
    <w:rsid w:val="00445CA0"/>
    <w:rsid w:val="00445DBB"/>
    <w:rsid w:val="004469C1"/>
    <w:rsid w:val="00446EC4"/>
    <w:rsid w:val="00446FF6"/>
    <w:rsid w:val="0044702D"/>
    <w:rsid w:val="00447489"/>
    <w:rsid w:val="0044758D"/>
    <w:rsid w:val="00447EF4"/>
    <w:rsid w:val="00450912"/>
    <w:rsid w:val="004509B5"/>
    <w:rsid w:val="00451642"/>
    <w:rsid w:val="00451B5D"/>
    <w:rsid w:val="00451F32"/>
    <w:rsid w:val="0045373D"/>
    <w:rsid w:val="004539A4"/>
    <w:rsid w:val="00453B39"/>
    <w:rsid w:val="00453DD1"/>
    <w:rsid w:val="00454393"/>
    <w:rsid w:val="00456085"/>
    <w:rsid w:val="004561A2"/>
    <w:rsid w:val="0045662E"/>
    <w:rsid w:val="0045769B"/>
    <w:rsid w:val="00457711"/>
    <w:rsid w:val="00457881"/>
    <w:rsid w:val="0046093D"/>
    <w:rsid w:val="00460D4F"/>
    <w:rsid w:val="0046205E"/>
    <w:rsid w:val="00462176"/>
    <w:rsid w:val="0046226B"/>
    <w:rsid w:val="00463629"/>
    <w:rsid w:val="004639BD"/>
    <w:rsid w:val="00463D43"/>
    <w:rsid w:val="00464324"/>
    <w:rsid w:val="00465219"/>
    <w:rsid w:val="00465383"/>
    <w:rsid w:val="0046578E"/>
    <w:rsid w:val="004659B4"/>
    <w:rsid w:val="0046642E"/>
    <w:rsid w:val="004677F4"/>
    <w:rsid w:val="00467A34"/>
    <w:rsid w:val="00471281"/>
    <w:rsid w:val="00471368"/>
    <w:rsid w:val="00471643"/>
    <w:rsid w:val="00471956"/>
    <w:rsid w:val="00471EDE"/>
    <w:rsid w:val="00472068"/>
    <w:rsid w:val="0047290C"/>
    <w:rsid w:val="00473164"/>
    <w:rsid w:val="0047327B"/>
    <w:rsid w:val="00473363"/>
    <w:rsid w:val="00473A79"/>
    <w:rsid w:val="00473C86"/>
    <w:rsid w:val="00474279"/>
    <w:rsid w:val="0047480B"/>
    <w:rsid w:val="00475891"/>
    <w:rsid w:val="0047595E"/>
    <w:rsid w:val="0047603D"/>
    <w:rsid w:val="004769E8"/>
    <w:rsid w:val="00476A42"/>
    <w:rsid w:val="00477925"/>
    <w:rsid w:val="00480792"/>
    <w:rsid w:val="0048094D"/>
    <w:rsid w:val="00480C2C"/>
    <w:rsid w:val="00480E13"/>
    <w:rsid w:val="0048202F"/>
    <w:rsid w:val="0048294B"/>
    <w:rsid w:val="00482FF5"/>
    <w:rsid w:val="00483EDE"/>
    <w:rsid w:val="0048424E"/>
    <w:rsid w:val="00484681"/>
    <w:rsid w:val="00485865"/>
    <w:rsid w:val="00485902"/>
    <w:rsid w:val="004864C5"/>
    <w:rsid w:val="00486841"/>
    <w:rsid w:val="004868C9"/>
    <w:rsid w:val="00486916"/>
    <w:rsid w:val="0048757B"/>
    <w:rsid w:val="004907EF"/>
    <w:rsid w:val="00490F76"/>
    <w:rsid w:val="0049124E"/>
    <w:rsid w:val="004919F1"/>
    <w:rsid w:val="00492519"/>
    <w:rsid w:val="00492A4C"/>
    <w:rsid w:val="00492E8C"/>
    <w:rsid w:val="00493A99"/>
    <w:rsid w:val="00493FED"/>
    <w:rsid w:val="00494DBA"/>
    <w:rsid w:val="004961CB"/>
    <w:rsid w:val="0049680D"/>
    <w:rsid w:val="00496884"/>
    <w:rsid w:val="00497B62"/>
    <w:rsid w:val="004A0AB8"/>
    <w:rsid w:val="004A24C4"/>
    <w:rsid w:val="004A2AC3"/>
    <w:rsid w:val="004A2ACC"/>
    <w:rsid w:val="004A2CBE"/>
    <w:rsid w:val="004A2DBB"/>
    <w:rsid w:val="004A3B9A"/>
    <w:rsid w:val="004A3CB5"/>
    <w:rsid w:val="004A4376"/>
    <w:rsid w:val="004A46A8"/>
    <w:rsid w:val="004A4E1B"/>
    <w:rsid w:val="004A5A9B"/>
    <w:rsid w:val="004A5E1A"/>
    <w:rsid w:val="004A686F"/>
    <w:rsid w:val="004A6CC1"/>
    <w:rsid w:val="004A732A"/>
    <w:rsid w:val="004A7B7A"/>
    <w:rsid w:val="004B1E32"/>
    <w:rsid w:val="004B2BC9"/>
    <w:rsid w:val="004B2E20"/>
    <w:rsid w:val="004B31C4"/>
    <w:rsid w:val="004B362F"/>
    <w:rsid w:val="004B3B11"/>
    <w:rsid w:val="004B45C5"/>
    <w:rsid w:val="004B5519"/>
    <w:rsid w:val="004B5FF5"/>
    <w:rsid w:val="004B62E6"/>
    <w:rsid w:val="004B74D6"/>
    <w:rsid w:val="004C0515"/>
    <w:rsid w:val="004C0581"/>
    <w:rsid w:val="004C0597"/>
    <w:rsid w:val="004C0D13"/>
    <w:rsid w:val="004C1585"/>
    <w:rsid w:val="004C161B"/>
    <w:rsid w:val="004C1991"/>
    <w:rsid w:val="004C2026"/>
    <w:rsid w:val="004C2094"/>
    <w:rsid w:val="004C218F"/>
    <w:rsid w:val="004C2A12"/>
    <w:rsid w:val="004C395D"/>
    <w:rsid w:val="004C4036"/>
    <w:rsid w:val="004C413A"/>
    <w:rsid w:val="004C41BF"/>
    <w:rsid w:val="004C553C"/>
    <w:rsid w:val="004C5F3B"/>
    <w:rsid w:val="004C616C"/>
    <w:rsid w:val="004C6630"/>
    <w:rsid w:val="004C71FB"/>
    <w:rsid w:val="004C77A1"/>
    <w:rsid w:val="004D0E8E"/>
    <w:rsid w:val="004D1065"/>
    <w:rsid w:val="004D129B"/>
    <w:rsid w:val="004D134F"/>
    <w:rsid w:val="004D13FE"/>
    <w:rsid w:val="004D26B2"/>
    <w:rsid w:val="004D297B"/>
    <w:rsid w:val="004D30B9"/>
    <w:rsid w:val="004D41FE"/>
    <w:rsid w:val="004D507B"/>
    <w:rsid w:val="004D593A"/>
    <w:rsid w:val="004D6CD5"/>
    <w:rsid w:val="004D73B0"/>
    <w:rsid w:val="004D756E"/>
    <w:rsid w:val="004E0247"/>
    <w:rsid w:val="004E080C"/>
    <w:rsid w:val="004E157D"/>
    <w:rsid w:val="004E19C9"/>
    <w:rsid w:val="004E1CD1"/>
    <w:rsid w:val="004E23F4"/>
    <w:rsid w:val="004E3427"/>
    <w:rsid w:val="004E3E30"/>
    <w:rsid w:val="004E4079"/>
    <w:rsid w:val="004E43AC"/>
    <w:rsid w:val="004E5283"/>
    <w:rsid w:val="004E6897"/>
    <w:rsid w:val="004E6BEC"/>
    <w:rsid w:val="004F016F"/>
    <w:rsid w:val="004F076A"/>
    <w:rsid w:val="004F07F5"/>
    <w:rsid w:val="004F0A63"/>
    <w:rsid w:val="004F1963"/>
    <w:rsid w:val="004F1B91"/>
    <w:rsid w:val="004F1C1B"/>
    <w:rsid w:val="004F23CE"/>
    <w:rsid w:val="004F24A5"/>
    <w:rsid w:val="004F2B54"/>
    <w:rsid w:val="004F3049"/>
    <w:rsid w:val="004F3924"/>
    <w:rsid w:val="004F6389"/>
    <w:rsid w:val="004F6618"/>
    <w:rsid w:val="004F680F"/>
    <w:rsid w:val="004F6A81"/>
    <w:rsid w:val="004F6BE5"/>
    <w:rsid w:val="004F7121"/>
    <w:rsid w:val="004F796F"/>
    <w:rsid w:val="004F7E35"/>
    <w:rsid w:val="0050006C"/>
    <w:rsid w:val="005004C8"/>
    <w:rsid w:val="00500A0F"/>
    <w:rsid w:val="00500C1F"/>
    <w:rsid w:val="00500E0C"/>
    <w:rsid w:val="0050120E"/>
    <w:rsid w:val="005016D3"/>
    <w:rsid w:val="00501C9A"/>
    <w:rsid w:val="00501E0E"/>
    <w:rsid w:val="00502045"/>
    <w:rsid w:val="005021A7"/>
    <w:rsid w:val="00502D4C"/>
    <w:rsid w:val="00504F1D"/>
    <w:rsid w:val="00505526"/>
    <w:rsid w:val="0050567D"/>
    <w:rsid w:val="00506240"/>
    <w:rsid w:val="0050660C"/>
    <w:rsid w:val="005078FB"/>
    <w:rsid w:val="00507B2E"/>
    <w:rsid w:val="00507B38"/>
    <w:rsid w:val="005106FC"/>
    <w:rsid w:val="00511405"/>
    <w:rsid w:val="00511445"/>
    <w:rsid w:val="00511E04"/>
    <w:rsid w:val="0051324F"/>
    <w:rsid w:val="005132F1"/>
    <w:rsid w:val="00514935"/>
    <w:rsid w:val="00515B90"/>
    <w:rsid w:val="00516BB7"/>
    <w:rsid w:val="00517680"/>
    <w:rsid w:val="0051779D"/>
    <w:rsid w:val="00520714"/>
    <w:rsid w:val="0052127F"/>
    <w:rsid w:val="005213F4"/>
    <w:rsid w:val="00521A3F"/>
    <w:rsid w:val="00522514"/>
    <w:rsid w:val="005233B6"/>
    <w:rsid w:val="00523567"/>
    <w:rsid w:val="00523690"/>
    <w:rsid w:val="00523A79"/>
    <w:rsid w:val="00524B01"/>
    <w:rsid w:val="00524F54"/>
    <w:rsid w:val="00525867"/>
    <w:rsid w:val="005262B4"/>
    <w:rsid w:val="005268F2"/>
    <w:rsid w:val="00526A6E"/>
    <w:rsid w:val="00527B45"/>
    <w:rsid w:val="005314DE"/>
    <w:rsid w:val="005318AE"/>
    <w:rsid w:val="00532198"/>
    <w:rsid w:val="0053294B"/>
    <w:rsid w:val="00532F21"/>
    <w:rsid w:val="005340C3"/>
    <w:rsid w:val="0053429E"/>
    <w:rsid w:val="00534D89"/>
    <w:rsid w:val="00534DE8"/>
    <w:rsid w:val="00534FAE"/>
    <w:rsid w:val="00535B95"/>
    <w:rsid w:val="00535ED4"/>
    <w:rsid w:val="00536689"/>
    <w:rsid w:val="00536707"/>
    <w:rsid w:val="00537232"/>
    <w:rsid w:val="005372C8"/>
    <w:rsid w:val="00540974"/>
    <w:rsid w:val="00540C91"/>
    <w:rsid w:val="00540E17"/>
    <w:rsid w:val="00541079"/>
    <w:rsid w:val="00541B56"/>
    <w:rsid w:val="00541B90"/>
    <w:rsid w:val="00541DC4"/>
    <w:rsid w:val="005425F8"/>
    <w:rsid w:val="00543272"/>
    <w:rsid w:val="005433C5"/>
    <w:rsid w:val="00543BAD"/>
    <w:rsid w:val="0054402C"/>
    <w:rsid w:val="0054435F"/>
    <w:rsid w:val="00545516"/>
    <w:rsid w:val="00545DBF"/>
    <w:rsid w:val="00546400"/>
    <w:rsid w:val="00546789"/>
    <w:rsid w:val="0055028D"/>
    <w:rsid w:val="00550437"/>
    <w:rsid w:val="00550E3D"/>
    <w:rsid w:val="00551E67"/>
    <w:rsid w:val="00552A3D"/>
    <w:rsid w:val="00552EF2"/>
    <w:rsid w:val="0055337C"/>
    <w:rsid w:val="00554518"/>
    <w:rsid w:val="00554C0B"/>
    <w:rsid w:val="0055528E"/>
    <w:rsid w:val="00555BD8"/>
    <w:rsid w:val="005566D2"/>
    <w:rsid w:val="005601D8"/>
    <w:rsid w:val="00561633"/>
    <w:rsid w:val="005618B0"/>
    <w:rsid w:val="00561E6F"/>
    <w:rsid w:val="0056378A"/>
    <w:rsid w:val="00563926"/>
    <w:rsid w:val="00563C23"/>
    <w:rsid w:val="005643E7"/>
    <w:rsid w:val="005646C6"/>
    <w:rsid w:val="005646CC"/>
    <w:rsid w:val="0056506A"/>
    <w:rsid w:val="005653E5"/>
    <w:rsid w:val="0056661C"/>
    <w:rsid w:val="00566FFC"/>
    <w:rsid w:val="00567157"/>
    <w:rsid w:val="00567583"/>
    <w:rsid w:val="00567D43"/>
    <w:rsid w:val="00567F95"/>
    <w:rsid w:val="005702F6"/>
    <w:rsid w:val="00570A35"/>
    <w:rsid w:val="0057227C"/>
    <w:rsid w:val="00572984"/>
    <w:rsid w:val="005730CB"/>
    <w:rsid w:val="005741ED"/>
    <w:rsid w:val="0057421B"/>
    <w:rsid w:val="00574642"/>
    <w:rsid w:val="00575555"/>
    <w:rsid w:val="00576335"/>
    <w:rsid w:val="0058092E"/>
    <w:rsid w:val="00580A5D"/>
    <w:rsid w:val="00580A94"/>
    <w:rsid w:val="00582223"/>
    <w:rsid w:val="005823E3"/>
    <w:rsid w:val="00582A6D"/>
    <w:rsid w:val="0058309F"/>
    <w:rsid w:val="00583BE9"/>
    <w:rsid w:val="0058435D"/>
    <w:rsid w:val="005848B4"/>
    <w:rsid w:val="00584A13"/>
    <w:rsid w:val="0058504D"/>
    <w:rsid w:val="005852D0"/>
    <w:rsid w:val="00586319"/>
    <w:rsid w:val="005863FE"/>
    <w:rsid w:val="00590394"/>
    <w:rsid w:val="005904D5"/>
    <w:rsid w:val="00590EBE"/>
    <w:rsid w:val="005913E1"/>
    <w:rsid w:val="00591DEE"/>
    <w:rsid w:val="00592435"/>
    <w:rsid w:val="0059338C"/>
    <w:rsid w:val="005935F4"/>
    <w:rsid w:val="00593939"/>
    <w:rsid w:val="00593F01"/>
    <w:rsid w:val="00594191"/>
    <w:rsid w:val="0059492C"/>
    <w:rsid w:val="005957A5"/>
    <w:rsid w:val="0059606B"/>
    <w:rsid w:val="0059682A"/>
    <w:rsid w:val="00596A7D"/>
    <w:rsid w:val="00596E3E"/>
    <w:rsid w:val="005972B0"/>
    <w:rsid w:val="0059745D"/>
    <w:rsid w:val="00597806"/>
    <w:rsid w:val="005A01B7"/>
    <w:rsid w:val="005A02EF"/>
    <w:rsid w:val="005A1EAD"/>
    <w:rsid w:val="005A2C0E"/>
    <w:rsid w:val="005A3CE3"/>
    <w:rsid w:val="005A43E1"/>
    <w:rsid w:val="005A4AEF"/>
    <w:rsid w:val="005A5D92"/>
    <w:rsid w:val="005A5E3B"/>
    <w:rsid w:val="005A6087"/>
    <w:rsid w:val="005A660C"/>
    <w:rsid w:val="005A6C09"/>
    <w:rsid w:val="005A6FFB"/>
    <w:rsid w:val="005A7A5A"/>
    <w:rsid w:val="005A7C70"/>
    <w:rsid w:val="005B04F6"/>
    <w:rsid w:val="005B0C9D"/>
    <w:rsid w:val="005B1A3F"/>
    <w:rsid w:val="005B1C0D"/>
    <w:rsid w:val="005B255E"/>
    <w:rsid w:val="005B2C19"/>
    <w:rsid w:val="005B396F"/>
    <w:rsid w:val="005B3D4B"/>
    <w:rsid w:val="005B530D"/>
    <w:rsid w:val="005B54CD"/>
    <w:rsid w:val="005B6197"/>
    <w:rsid w:val="005B65D3"/>
    <w:rsid w:val="005C0528"/>
    <w:rsid w:val="005C09D5"/>
    <w:rsid w:val="005C0D07"/>
    <w:rsid w:val="005C156F"/>
    <w:rsid w:val="005C15F7"/>
    <w:rsid w:val="005C1BA4"/>
    <w:rsid w:val="005C32AE"/>
    <w:rsid w:val="005C3715"/>
    <w:rsid w:val="005C394E"/>
    <w:rsid w:val="005C551B"/>
    <w:rsid w:val="005C56D4"/>
    <w:rsid w:val="005C5D32"/>
    <w:rsid w:val="005C6C08"/>
    <w:rsid w:val="005C75EF"/>
    <w:rsid w:val="005C7875"/>
    <w:rsid w:val="005D0935"/>
    <w:rsid w:val="005D0A9C"/>
    <w:rsid w:val="005D0D29"/>
    <w:rsid w:val="005D132E"/>
    <w:rsid w:val="005D1F3A"/>
    <w:rsid w:val="005D2CD4"/>
    <w:rsid w:val="005D3B3D"/>
    <w:rsid w:val="005D3F6E"/>
    <w:rsid w:val="005D47CC"/>
    <w:rsid w:val="005D4E7C"/>
    <w:rsid w:val="005D5728"/>
    <w:rsid w:val="005D5860"/>
    <w:rsid w:val="005D640A"/>
    <w:rsid w:val="005D68E0"/>
    <w:rsid w:val="005D6E6C"/>
    <w:rsid w:val="005D7EB9"/>
    <w:rsid w:val="005D7F9D"/>
    <w:rsid w:val="005E1340"/>
    <w:rsid w:val="005E1566"/>
    <w:rsid w:val="005E2146"/>
    <w:rsid w:val="005E369D"/>
    <w:rsid w:val="005E3A06"/>
    <w:rsid w:val="005E435D"/>
    <w:rsid w:val="005E48B2"/>
    <w:rsid w:val="005E5568"/>
    <w:rsid w:val="005E6527"/>
    <w:rsid w:val="005E6BFD"/>
    <w:rsid w:val="005E6C0E"/>
    <w:rsid w:val="005E7A96"/>
    <w:rsid w:val="005F0121"/>
    <w:rsid w:val="005F028E"/>
    <w:rsid w:val="005F062A"/>
    <w:rsid w:val="005F0835"/>
    <w:rsid w:val="005F09A2"/>
    <w:rsid w:val="005F1289"/>
    <w:rsid w:val="005F209B"/>
    <w:rsid w:val="005F357F"/>
    <w:rsid w:val="005F3AC9"/>
    <w:rsid w:val="005F3D8D"/>
    <w:rsid w:val="005F51AC"/>
    <w:rsid w:val="005F58DD"/>
    <w:rsid w:val="005F680D"/>
    <w:rsid w:val="005F6A46"/>
    <w:rsid w:val="005F6A79"/>
    <w:rsid w:val="005F728C"/>
    <w:rsid w:val="005F7381"/>
    <w:rsid w:val="00600129"/>
    <w:rsid w:val="00601388"/>
    <w:rsid w:val="00601897"/>
    <w:rsid w:val="00601940"/>
    <w:rsid w:val="00602FF4"/>
    <w:rsid w:val="00603B2B"/>
    <w:rsid w:val="006048B8"/>
    <w:rsid w:val="0060520A"/>
    <w:rsid w:val="00606354"/>
    <w:rsid w:val="00606C8F"/>
    <w:rsid w:val="00606D1E"/>
    <w:rsid w:val="00606DE4"/>
    <w:rsid w:val="00610044"/>
    <w:rsid w:val="006111F4"/>
    <w:rsid w:val="00611209"/>
    <w:rsid w:val="00611E33"/>
    <w:rsid w:val="0061333D"/>
    <w:rsid w:val="006138F7"/>
    <w:rsid w:val="00613A62"/>
    <w:rsid w:val="00614840"/>
    <w:rsid w:val="00614ADE"/>
    <w:rsid w:val="00614EC3"/>
    <w:rsid w:val="00614FE8"/>
    <w:rsid w:val="00615502"/>
    <w:rsid w:val="006158AC"/>
    <w:rsid w:val="00615A59"/>
    <w:rsid w:val="00615FD2"/>
    <w:rsid w:val="00616CB8"/>
    <w:rsid w:val="00617875"/>
    <w:rsid w:val="00620137"/>
    <w:rsid w:val="006206B2"/>
    <w:rsid w:val="0062151B"/>
    <w:rsid w:val="00621C5D"/>
    <w:rsid w:val="00621D4E"/>
    <w:rsid w:val="006232E7"/>
    <w:rsid w:val="006238A8"/>
    <w:rsid w:val="00623EA6"/>
    <w:rsid w:val="006255C5"/>
    <w:rsid w:val="00625779"/>
    <w:rsid w:val="00625D36"/>
    <w:rsid w:val="00625D8F"/>
    <w:rsid w:val="00630808"/>
    <w:rsid w:val="00630D88"/>
    <w:rsid w:val="00630EEF"/>
    <w:rsid w:val="00630F64"/>
    <w:rsid w:val="0063174A"/>
    <w:rsid w:val="006319DF"/>
    <w:rsid w:val="006320E6"/>
    <w:rsid w:val="006321CD"/>
    <w:rsid w:val="006329FC"/>
    <w:rsid w:val="00632D05"/>
    <w:rsid w:val="00635F61"/>
    <w:rsid w:val="006371E8"/>
    <w:rsid w:val="006372AB"/>
    <w:rsid w:val="00637568"/>
    <w:rsid w:val="00637CEB"/>
    <w:rsid w:val="006402E5"/>
    <w:rsid w:val="00641C18"/>
    <w:rsid w:val="0064216C"/>
    <w:rsid w:val="006425CC"/>
    <w:rsid w:val="006426AB"/>
    <w:rsid w:val="00642898"/>
    <w:rsid w:val="0064298B"/>
    <w:rsid w:val="0064336B"/>
    <w:rsid w:val="006457F9"/>
    <w:rsid w:val="006466C4"/>
    <w:rsid w:val="00646A8D"/>
    <w:rsid w:val="00646CC8"/>
    <w:rsid w:val="006473B8"/>
    <w:rsid w:val="006473FB"/>
    <w:rsid w:val="006474E8"/>
    <w:rsid w:val="00650A6D"/>
    <w:rsid w:val="00651CC7"/>
    <w:rsid w:val="0065266F"/>
    <w:rsid w:val="00653B52"/>
    <w:rsid w:val="00653D78"/>
    <w:rsid w:val="00654427"/>
    <w:rsid w:val="006549A0"/>
    <w:rsid w:val="0065585B"/>
    <w:rsid w:val="00655D08"/>
    <w:rsid w:val="006568BD"/>
    <w:rsid w:val="00657874"/>
    <w:rsid w:val="00657F00"/>
    <w:rsid w:val="00660602"/>
    <w:rsid w:val="006606F2"/>
    <w:rsid w:val="0066085D"/>
    <w:rsid w:val="00660AB9"/>
    <w:rsid w:val="006611D6"/>
    <w:rsid w:val="00663135"/>
    <w:rsid w:val="0066359E"/>
    <w:rsid w:val="0066587C"/>
    <w:rsid w:val="00666D4A"/>
    <w:rsid w:val="006670E2"/>
    <w:rsid w:val="0067000B"/>
    <w:rsid w:val="00671868"/>
    <w:rsid w:val="00671A71"/>
    <w:rsid w:val="00671B34"/>
    <w:rsid w:val="00673803"/>
    <w:rsid w:val="0067385C"/>
    <w:rsid w:val="00673C26"/>
    <w:rsid w:val="006756B9"/>
    <w:rsid w:val="00675DFF"/>
    <w:rsid w:val="0067624B"/>
    <w:rsid w:val="00676368"/>
    <w:rsid w:val="006764BB"/>
    <w:rsid w:val="00676748"/>
    <w:rsid w:val="00677889"/>
    <w:rsid w:val="006779BE"/>
    <w:rsid w:val="0068064C"/>
    <w:rsid w:val="00680D40"/>
    <w:rsid w:val="00680E3D"/>
    <w:rsid w:val="0068148D"/>
    <w:rsid w:val="00681697"/>
    <w:rsid w:val="00681DD8"/>
    <w:rsid w:val="00682241"/>
    <w:rsid w:val="00684DFF"/>
    <w:rsid w:val="00685114"/>
    <w:rsid w:val="0068545B"/>
    <w:rsid w:val="00685746"/>
    <w:rsid w:val="0068575A"/>
    <w:rsid w:val="0068587D"/>
    <w:rsid w:val="00685FA8"/>
    <w:rsid w:val="00686B78"/>
    <w:rsid w:val="00687429"/>
    <w:rsid w:val="00687E81"/>
    <w:rsid w:val="00687F2B"/>
    <w:rsid w:val="00687F56"/>
    <w:rsid w:val="0069020E"/>
    <w:rsid w:val="006903D5"/>
    <w:rsid w:val="006909D0"/>
    <w:rsid w:val="00691576"/>
    <w:rsid w:val="0069169A"/>
    <w:rsid w:val="00692427"/>
    <w:rsid w:val="00693550"/>
    <w:rsid w:val="00694D35"/>
    <w:rsid w:val="006955C8"/>
    <w:rsid w:val="00695F09"/>
    <w:rsid w:val="006962C7"/>
    <w:rsid w:val="0069671F"/>
    <w:rsid w:val="00697240"/>
    <w:rsid w:val="006A08FE"/>
    <w:rsid w:val="006A1A89"/>
    <w:rsid w:val="006A1E52"/>
    <w:rsid w:val="006A20E4"/>
    <w:rsid w:val="006A23E7"/>
    <w:rsid w:val="006A3105"/>
    <w:rsid w:val="006A336C"/>
    <w:rsid w:val="006A359B"/>
    <w:rsid w:val="006A39C8"/>
    <w:rsid w:val="006A3D7E"/>
    <w:rsid w:val="006A3F1F"/>
    <w:rsid w:val="006A44E3"/>
    <w:rsid w:val="006A4F3D"/>
    <w:rsid w:val="006A5B79"/>
    <w:rsid w:val="006A6956"/>
    <w:rsid w:val="006A6ACB"/>
    <w:rsid w:val="006A7420"/>
    <w:rsid w:val="006A7BFB"/>
    <w:rsid w:val="006B0993"/>
    <w:rsid w:val="006B1A0A"/>
    <w:rsid w:val="006B21C9"/>
    <w:rsid w:val="006B24BA"/>
    <w:rsid w:val="006B25E5"/>
    <w:rsid w:val="006B30D4"/>
    <w:rsid w:val="006B3109"/>
    <w:rsid w:val="006B429E"/>
    <w:rsid w:val="006B4515"/>
    <w:rsid w:val="006B490F"/>
    <w:rsid w:val="006B4FF4"/>
    <w:rsid w:val="006B51CE"/>
    <w:rsid w:val="006B5943"/>
    <w:rsid w:val="006B59A6"/>
    <w:rsid w:val="006B7CDD"/>
    <w:rsid w:val="006C050F"/>
    <w:rsid w:val="006C07AC"/>
    <w:rsid w:val="006C0A38"/>
    <w:rsid w:val="006C0A54"/>
    <w:rsid w:val="006C183D"/>
    <w:rsid w:val="006C1B2A"/>
    <w:rsid w:val="006C1EF5"/>
    <w:rsid w:val="006C4B58"/>
    <w:rsid w:val="006C56DC"/>
    <w:rsid w:val="006C5DA9"/>
    <w:rsid w:val="006C60B3"/>
    <w:rsid w:val="006C64CC"/>
    <w:rsid w:val="006C710A"/>
    <w:rsid w:val="006C7142"/>
    <w:rsid w:val="006C7612"/>
    <w:rsid w:val="006C7AC8"/>
    <w:rsid w:val="006D0501"/>
    <w:rsid w:val="006D174B"/>
    <w:rsid w:val="006D22C4"/>
    <w:rsid w:val="006D2796"/>
    <w:rsid w:val="006D393C"/>
    <w:rsid w:val="006D47C5"/>
    <w:rsid w:val="006D57D5"/>
    <w:rsid w:val="006D5B53"/>
    <w:rsid w:val="006D5CD0"/>
    <w:rsid w:val="006D63A6"/>
    <w:rsid w:val="006D74D4"/>
    <w:rsid w:val="006D77E4"/>
    <w:rsid w:val="006D77EB"/>
    <w:rsid w:val="006E0C5F"/>
    <w:rsid w:val="006E1C51"/>
    <w:rsid w:val="006E2937"/>
    <w:rsid w:val="006E2D18"/>
    <w:rsid w:val="006E32F3"/>
    <w:rsid w:val="006E41EA"/>
    <w:rsid w:val="006E5406"/>
    <w:rsid w:val="006E6A2A"/>
    <w:rsid w:val="006E6C77"/>
    <w:rsid w:val="006F130A"/>
    <w:rsid w:val="006F1A78"/>
    <w:rsid w:val="006F1AC1"/>
    <w:rsid w:val="006F1BF2"/>
    <w:rsid w:val="006F3337"/>
    <w:rsid w:val="006F3508"/>
    <w:rsid w:val="006F3C38"/>
    <w:rsid w:val="006F44B4"/>
    <w:rsid w:val="006F4748"/>
    <w:rsid w:val="006F48B3"/>
    <w:rsid w:val="006F4987"/>
    <w:rsid w:val="006F4CF6"/>
    <w:rsid w:val="006F615B"/>
    <w:rsid w:val="006F72C3"/>
    <w:rsid w:val="006F7966"/>
    <w:rsid w:val="006F79CB"/>
    <w:rsid w:val="00700B33"/>
    <w:rsid w:val="00700DDE"/>
    <w:rsid w:val="00700F2F"/>
    <w:rsid w:val="00701209"/>
    <w:rsid w:val="007014B1"/>
    <w:rsid w:val="00701E73"/>
    <w:rsid w:val="00702183"/>
    <w:rsid w:val="00702F63"/>
    <w:rsid w:val="00703335"/>
    <w:rsid w:val="00703A80"/>
    <w:rsid w:val="00703D30"/>
    <w:rsid w:val="00703F32"/>
    <w:rsid w:val="00703FC7"/>
    <w:rsid w:val="00704369"/>
    <w:rsid w:val="0070524E"/>
    <w:rsid w:val="0070577A"/>
    <w:rsid w:val="00705968"/>
    <w:rsid w:val="007060C9"/>
    <w:rsid w:val="00706298"/>
    <w:rsid w:val="00706BD9"/>
    <w:rsid w:val="007075C3"/>
    <w:rsid w:val="00707629"/>
    <w:rsid w:val="00710CFD"/>
    <w:rsid w:val="00711671"/>
    <w:rsid w:val="00711A21"/>
    <w:rsid w:val="00711DF9"/>
    <w:rsid w:val="0071227E"/>
    <w:rsid w:val="00712496"/>
    <w:rsid w:val="007127F6"/>
    <w:rsid w:val="00712FFE"/>
    <w:rsid w:val="00713458"/>
    <w:rsid w:val="00713593"/>
    <w:rsid w:val="0071377D"/>
    <w:rsid w:val="007143D9"/>
    <w:rsid w:val="007145DC"/>
    <w:rsid w:val="00714C9A"/>
    <w:rsid w:val="00715C1D"/>
    <w:rsid w:val="0071714A"/>
    <w:rsid w:val="007175D6"/>
    <w:rsid w:val="00717A43"/>
    <w:rsid w:val="0072002A"/>
    <w:rsid w:val="00720400"/>
    <w:rsid w:val="0072040E"/>
    <w:rsid w:val="0072085A"/>
    <w:rsid w:val="00720B9B"/>
    <w:rsid w:val="0072133C"/>
    <w:rsid w:val="0072145B"/>
    <w:rsid w:val="00721643"/>
    <w:rsid w:val="00723118"/>
    <w:rsid w:val="0072408C"/>
    <w:rsid w:val="00725413"/>
    <w:rsid w:val="007260E1"/>
    <w:rsid w:val="00726BD8"/>
    <w:rsid w:val="00726C3E"/>
    <w:rsid w:val="0072795C"/>
    <w:rsid w:val="00727A62"/>
    <w:rsid w:val="00730AF4"/>
    <w:rsid w:val="007315A5"/>
    <w:rsid w:val="00732175"/>
    <w:rsid w:val="007329E4"/>
    <w:rsid w:val="00732F06"/>
    <w:rsid w:val="00733113"/>
    <w:rsid w:val="0073392B"/>
    <w:rsid w:val="0073405E"/>
    <w:rsid w:val="0073423A"/>
    <w:rsid w:val="007348C5"/>
    <w:rsid w:val="0073500C"/>
    <w:rsid w:val="00735985"/>
    <w:rsid w:val="00735D89"/>
    <w:rsid w:val="00736961"/>
    <w:rsid w:val="00736A89"/>
    <w:rsid w:val="00737668"/>
    <w:rsid w:val="00740A84"/>
    <w:rsid w:val="00741495"/>
    <w:rsid w:val="00741AA8"/>
    <w:rsid w:val="00741E5D"/>
    <w:rsid w:val="00742C42"/>
    <w:rsid w:val="00742E0F"/>
    <w:rsid w:val="00742E59"/>
    <w:rsid w:val="00742F08"/>
    <w:rsid w:val="007436CD"/>
    <w:rsid w:val="007438AA"/>
    <w:rsid w:val="00743AE8"/>
    <w:rsid w:val="007440DC"/>
    <w:rsid w:val="007441F8"/>
    <w:rsid w:val="007445E4"/>
    <w:rsid w:val="00745268"/>
    <w:rsid w:val="00747628"/>
    <w:rsid w:val="00747D44"/>
    <w:rsid w:val="007506B7"/>
    <w:rsid w:val="00751DE4"/>
    <w:rsid w:val="007522CD"/>
    <w:rsid w:val="00752544"/>
    <w:rsid w:val="00753E9B"/>
    <w:rsid w:val="00754D1E"/>
    <w:rsid w:val="0075504B"/>
    <w:rsid w:val="00755181"/>
    <w:rsid w:val="00755D11"/>
    <w:rsid w:val="0075607A"/>
    <w:rsid w:val="00757597"/>
    <w:rsid w:val="00757B3B"/>
    <w:rsid w:val="007604F4"/>
    <w:rsid w:val="007608ED"/>
    <w:rsid w:val="007608F8"/>
    <w:rsid w:val="00760AD9"/>
    <w:rsid w:val="00761311"/>
    <w:rsid w:val="0076233F"/>
    <w:rsid w:val="00762474"/>
    <w:rsid w:val="0076258E"/>
    <w:rsid w:val="00762F39"/>
    <w:rsid w:val="0076368B"/>
    <w:rsid w:val="00763CF3"/>
    <w:rsid w:val="007649F8"/>
    <w:rsid w:val="00764E88"/>
    <w:rsid w:val="00764EAC"/>
    <w:rsid w:val="00765E56"/>
    <w:rsid w:val="007660FB"/>
    <w:rsid w:val="00766617"/>
    <w:rsid w:val="00767040"/>
    <w:rsid w:val="00767A51"/>
    <w:rsid w:val="00770226"/>
    <w:rsid w:val="00770B87"/>
    <w:rsid w:val="00770E0D"/>
    <w:rsid w:val="00770FE1"/>
    <w:rsid w:val="0077170F"/>
    <w:rsid w:val="00771EBF"/>
    <w:rsid w:val="00772D51"/>
    <w:rsid w:val="00772E0D"/>
    <w:rsid w:val="00773082"/>
    <w:rsid w:val="00773222"/>
    <w:rsid w:val="00773A35"/>
    <w:rsid w:val="00774A17"/>
    <w:rsid w:val="00774D23"/>
    <w:rsid w:val="00774D84"/>
    <w:rsid w:val="0077599B"/>
    <w:rsid w:val="007765FA"/>
    <w:rsid w:val="00776E42"/>
    <w:rsid w:val="007772B4"/>
    <w:rsid w:val="007775E9"/>
    <w:rsid w:val="00777A57"/>
    <w:rsid w:val="00777E50"/>
    <w:rsid w:val="007808B6"/>
    <w:rsid w:val="007808BD"/>
    <w:rsid w:val="00781679"/>
    <w:rsid w:val="0078186B"/>
    <w:rsid w:val="00782150"/>
    <w:rsid w:val="0078265F"/>
    <w:rsid w:val="00782982"/>
    <w:rsid w:val="00782A89"/>
    <w:rsid w:val="007838EC"/>
    <w:rsid w:val="007840A9"/>
    <w:rsid w:val="007844E4"/>
    <w:rsid w:val="00784F23"/>
    <w:rsid w:val="007850F3"/>
    <w:rsid w:val="00785184"/>
    <w:rsid w:val="00785C0D"/>
    <w:rsid w:val="00785D9E"/>
    <w:rsid w:val="00786A47"/>
    <w:rsid w:val="00786AFE"/>
    <w:rsid w:val="00786E62"/>
    <w:rsid w:val="00787642"/>
    <w:rsid w:val="00787BBE"/>
    <w:rsid w:val="00790E8D"/>
    <w:rsid w:val="007911E6"/>
    <w:rsid w:val="00792E74"/>
    <w:rsid w:val="00793491"/>
    <w:rsid w:val="00793823"/>
    <w:rsid w:val="00793B6A"/>
    <w:rsid w:val="00793D8A"/>
    <w:rsid w:val="00793EA1"/>
    <w:rsid w:val="00793F88"/>
    <w:rsid w:val="00794079"/>
    <w:rsid w:val="00795DCC"/>
    <w:rsid w:val="0079636B"/>
    <w:rsid w:val="00797946"/>
    <w:rsid w:val="00797B57"/>
    <w:rsid w:val="00797FB0"/>
    <w:rsid w:val="007A05EA"/>
    <w:rsid w:val="007A17BF"/>
    <w:rsid w:val="007A1A24"/>
    <w:rsid w:val="007A26D5"/>
    <w:rsid w:val="007A2851"/>
    <w:rsid w:val="007A2BC4"/>
    <w:rsid w:val="007A356C"/>
    <w:rsid w:val="007A3915"/>
    <w:rsid w:val="007A3EB1"/>
    <w:rsid w:val="007A4DE4"/>
    <w:rsid w:val="007A5813"/>
    <w:rsid w:val="007A58B7"/>
    <w:rsid w:val="007A5F79"/>
    <w:rsid w:val="007A6855"/>
    <w:rsid w:val="007B0039"/>
    <w:rsid w:val="007B02EE"/>
    <w:rsid w:val="007B0DDD"/>
    <w:rsid w:val="007B16EA"/>
    <w:rsid w:val="007B189C"/>
    <w:rsid w:val="007B284C"/>
    <w:rsid w:val="007B2E1D"/>
    <w:rsid w:val="007B2EB2"/>
    <w:rsid w:val="007B3755"/>
    <w:rsid w:val="007B3A95"/>
    <w:rsid w:val="007B4F51"/>
    <w:rsid w:val="007B4F79"/>
    <w:rsid w:val="007B591A"/>
    <w:rsid w:val="007B6363"/>
    <w:rsid w:val="007B6672"/>
    <w:rsid w:val="007B6F61"/>
    <w:rsid w:val="007B74A2"/>
    <w:rsid w:val="007B7F33"/>
    <w:rsid w:val="007C028C"/>
    <w:rsid w:val="007C1A63"/>
    <w:rsid w:val="007C29CE"/>
    <w:rsid w:val="007C38B8"/>
    <w:rsid w:val="007C3DC5"/>
    <w:rsid w:val="007C488F"/>
    <w:rsid w:val="007C4C4D"/>
    <w:rsid w:val="007C4F50"/>
    <w:rsid w:val="007C56A8"/>
    <w:rsid w:val="007C593C"/>
    <w:rsid w:val="007C5AAA"/>
    <w:rsid w:val="007C5EC6"/>
    <w:rsid w:val="007C6217"/>
    <w:rsid w:val="007C6F75"/>
    <w:rsid w:val="007C78C7"/>
    <w:rsid w:val="007D16B1"/>
    <w:rsid w:val="007D1F27"/>
    <w:rsid w:val="007D24B7"/>
    <w:rsid w:val="007D2C43"/>
    <w:rsid w:val="007D2F67"/>
    <w:rsid w:val="007D3BC7"/>
    <w:rsid w:val="007D3DE9"/>
    <w:rsid w:val="007D3F42"/>
    <w:rsid w:val="007D46B0"/>
    <w:rsid w:val="007D47DD"/>
    <w:rsid w:val="007D5423"/>
    <w:rsid w:val="007D5D98"/>
    <w:rsid w:val="007D6C67"/>
    <w:rsid w:val="007D74B9"/>
    <w:rsid w:val="007D7A2A"/>
    <w:rsid w:val="007E0756"/>
    <w:rsid w:val="007E0859"/>
    <w:rsid w:val="007E1297"/>
    <w:rsid w:val="007E1459"/>
    <w:rsid w:val="007E16B9"/>
    <w:rsid w:val="007E265C"/>
    <w:rsid w:val="007E29BC"/>
    <w:rsid w:val="007E34F6"/>
    <w:rsid w:val="007E37F7"/>
    <w:rsid w:val="007E38BE"/>
    <w:rsid w:val="007E3E28"/>
    <w:rsid w:val="007E40D2"/>
    <w:rsid w:val="007E5004"/>
    <w:rsid w:val="007E5438"/>
    <w:rsid w:val="007E5571"/>
    <w:rsid w:val="007E6AD9"/>
    <w:rsid w:val="007E72F0"/>
    <w:rsid w:val="007E78C3"/>
    <w:rsid w:val="007F0600"/>
    <w:rsid w:val="007F149A"/>
    <w:rsid w:val="007F16A1"/>
    <w:rsid w:val="007F19BB"/>
    <w:rsid w:val="007F2728"/>
    <w:rsid w:val="007F2739"/>
    <w:rsid w:val="007F2B9B"/>
    <w:rsid w:val="007F562D"/>
    <w:rsid w:val="007F679E"/>
    <w:rsid w:val="007F6B42"/>
    <w:rsid w:val="00800894"/>
    <w:rsid w:val="00800AC3"/>
    <w:rsid w:val="00800C2B"/>
    <w:rsid w:val="00800EE0"/>
    <w:rsid w:val="00801073"/>
    <w:rsid w:val="00801495"/>
    <w:rsid w:val="0080195B"/>
    <w:rsid w:val="00801A57"/>
    <w:rsid w:val="00803841"/>
    <w:rsid w:val="00804F10"/>
    <w:rsid w:val="0080502E"/>
    <w:rsid w:val="008055E9"/>
    <w:rsid w:val="008060C1"/>
    <w:rsid w:val="008062FB"/>
    <w:rsid w:val="00806481"/>
    <w:rsid w:val="00806535"/>
    <w:rsid w:val="0080678B"/>
    <w:rsid w:val="00806A09"/>
    <w:rsid w:val="00806B28"/>
    <w:rsid w:val="00806B2B"/>
    <w:rsid w:val="00806BE1"/>
    <w:rsid w:val="00807154"/>
    <w:rsid w:val="008075FB"/>
    <w:rsid w:val="0080776C"/>
    <w:rsid w:val="00807D7D"/>
    <w:rsid w:val="00807FFB"/>
    <w:rsid w:val="008105CF"/>
    <w:rsid w:val="00810ED9"/>
    <w:rsid w:val="0081122A"/>
    <w:rsid w:val="00811A0A"/>
    <w:rsid w:val="00812491"/>
    <w:rsid w:val="00812771"/>
    <w:rsid w:val="0081286E"/>
    <w:rsid w:val="00812E06"/>
    <w:rsid w:val="00813A75"/>
    <w:rsid w:val="00813E0B"/>
    <w:rsid w:val="0081431D"/>
    <w:rsid w:val="00815216"/>
    <w:rsid w:val="0081558C"/>
    <w:rsid w:val="008161F4"/>
    <w:rsid w:val="008164A3"/>
    <w:rsid w:val="00817E72"/>
    <w:rsid w:val="0082097C"/>
    <w:rsid w:val="00820F77"/>
    <w:rsid w:val="008219E3"/>
    <w:rsid w:val="00821AA7"/>
    <w:rsid w:val="00821D4B"/>
    <w:rsid w:val="0082229A"/>
    <w:rsid w:val="00822346"/>
    <w:rsid w:val="00822464"/>
    <w:rsid w:val="008226CC"/>
    <w:rsid w:val="00822D3E"/>
    <w:rsid w:val="00823217"/>
    <w:rsid w:val="008235CF"/>
    <w:rsid w:val="00823FAA"/>
    <w:rsid w:val="008245B4"/>
    <w:rsid w:val="00825B0C"/>
    <w:rsid w:val="00825FF5"/>
    <w:rsid w:val="0082647B"/>
    <w:rsid w:val="00826E43"/>
    <w:rsid w:val="008272F2"/>
    <w:rsid w:val="008276E9"/>
    <w:rsid w:val="00827DA0"/>
    <w:rsid w:val="00830025"/>
    <w:rsid w:val="008300C5"/>
    <w:rsid w:val="00830A18"/>
    <w:rsid w:val="00831855"/>
    <w:rsid w:val="00833B53"/>
    <w:rsid w:val="00833C13"/>
    <w:rsid w:val="0083411C"/>
    <w:rsid w:val="00834A81"/>
    <w:rsid w:val="00835058"/>
    <w:rsid w:val="00835313"/>
    <w:rsid w:val="008358E7"/>
    <w:rsid w:val="00835A6A"/>
    <w:rsid w:val="00835BDA"/>
    <w:rsid w:val="00835D68"/>
    <w:rsid w:val="00836D46"/>
    <w:rsid w:val="00837990"/>
    <w:rsid w:val="00840960"/>
    <w:rsid w:val="00840D7F"/>
    <w:rsid w:val="00841060"/>
    <w:rsid w:val="00842CFB"/>
    <w:rsid w:val="008440E8"/>
    <w:rsid w:val="008447DF"/>
    <w:rsid w:val="00844F5F"/>
    <w:rsid w:val="00845D12"/>
    <w:rsid w:val="00845DC6"/>
    <w:rsid w:val="008460F8"/>
    <w:rsid w:val="00846B49"/>
    <w:rsid w:val="008479F3"/>
    <w:rsid w:val="00850474"/>
    <w:rsid w:val="0085162B"/>
    <w:rsid w:val="00853DF1"/>
    <w:rsid w:val="0085406A"/>
    <w:rsid w:val="0085545F"/>
    <w:rsid w:val="0085569F"/>
    <w:rsid w:val="00855918"/>
    <w:rsid w:val="00855F44"/>
    <w:rsid w:val="008562D4"/>
    <w:rsid w:val="00856B27"/>
    <w:rsid w:val="00857112"/>
    <w:rsid w:val="00857695"/>
    <w:rsid w:val="00857725"/>
    <w:rsid w:val="00857E6E"/>
    <w:rsid w:val="0086207F"/>
    <w:rsid w:val="008622FB"/>
    <w:rsid w:val="00862317"/>
    <w:rsid w:val="00862704"/>
    <w:rsid w:val="00862722"/>
    <w:rsid w:val="00863038"/>
    <w:rsid w:val="0086332D"/>
    <w:rsid w:val="0086390D"/>
    <w:rsid w:val="00863D8D"/>
    <w:rsid w:val="008641A9"/>
    <w:rsid w:val="00864E1F"/>
    <w:rsid w:val="008659DA"/>
    <w:rsid w:val="00867466"/>
    <w:rsid w:val="008675CA"/>
    <w:rsid w:val="0086797E"/>
    <w:rsid w:val="00867C90"/>
    <w:rsid w:val="00867D77"/>
    <w:rsid w:val="00870438"/>
    <w:rsid w:val="008715FC"/>
    <w:rsid w:val="0087175C"/>
    <w:rsid w:val="00871B4F"/>
    <w:rsid w:val="00871C0E"/>
    <w:rsid w:val="008722B1"/>
    <w:rsid w:val="00872673"/>
    <w:rsid w:val="00872D21"/>
    <w:rsid w:val="00872D4D"/>
    <w:rsid w:val="00872D6C"/>
    <w:rsid w:val="008731BE"/>
    <w:rsid w:val="00873221"/>
    <w:rsid w:val="00873532"/>
    <w:rsid w:val="00873B0C"/>
    <w:rsid w:val="00873C50"/>
    <w:rsid w:val="00875708"/>
    <w:rsid w:val="00875CF3"/>
    <w:rsid w:val="00876405"/>
    <w:rsid w:val="00876896"/>
    <w:rsid w:val="008779C0"/>
    <w:rsid w:val="00877B57"/>
    <w:rsid w:val="00880770"/>
    <w:rsid w:val="00880FE2"/>
    <w:rsid w:val="00881273"/>
    <w:rsid w:val="008814B0"/>
    <w:rsid w:val="0088205D"/>
    <w:rsid w:val="00882C28"/>
    <w:rsid w:val="008831D5"/>
    <w:rsid w:val="008843AD"/>
    <w:rsid w:val="00884C8C"/>
    <w:rsid w:val="00884E1A"/>
    <w:rsid w:val="00884E6F"/>
    <w:rsid w:val="00886387"/>
    <w:rsid w:val="0088677A"/>
    <w:rsid w:val="00886B8E"/>
    <w:rsid w:val="0088719C"/>
    <w:rsid w:val="00887FA5"/>
    <w:rsid w:val="00890BAA"/>
    <w:rsid w:val="00890C45"/>
    <w:rsid w:val="008919D0"/>
    <w:rsid w:val="00891BD1"/>
    <w:rsid w:val="008926D9"/>
    <w:rsid w:val="008926F7"/>
    <w:rsid w:val="00892B91"/>
    <w:rsid w:val="008931D3"/>
    <w:rsid w:val="00893255"/>
    <w:rsid w:val="008937AD"/>
    <w:rsid w:val="008939C0"/>
    <w:rsid w:val="00895674"/>
    <w:rsid w:val="008956E5"/>
    <w:rsid w:val="008957C1"/>
    <w:rsid w:val="0089638A"/>
    <w:rsid w:val="008A05BA"/>
    <w:rsid w:val="008A1028"/>
    <w:rsid w:val="008A204A"/>
    <w:rsid w:val="008A2B24"/>
    <w:rsid w:val="008A3860"/>
    <w:rsid w:val="008A386A"/>
    <w:rsid w:val="008A4122"/>
    <w:rsid w:val="008A425A"/>
    <w:rsid w:val="008A43B9"/>
    <w:rsid w:val="008A4848"/>
    <w:rsid w:val="008A5841"/>
    <w:rsid w:val="008A5BBD"/>
    <w:rsid w:val="008A5F79"/>
    <w:rsid w:val="008A630F"/>
    <w:rsid w:val="008A6A71"/>
    <w:rsid w:val="008A6C7B"/>
    <w:rsid w:val="008B2D18"/>
    <w:rsid w:val="008B3078"/>
    <w:rsid w:val="008B567F"/>
    <w:rsid w:val="008B5A38"/>
    <w:rsid w:val="008B719B"/>
    <w:rsid w:val="008B792D"/>
    <w:rsid w:val="008C1443"/>
    <w:rsid w:val="008C1927"/>
    <w:rsid w:val="008C1939"/>
    <w:rsid w:val="008C2100"/>
    <w:rsid w:val="008C25BB"/>
    <w:rsid w:val="008C26ED"/>
    <w:rsid w:val="008C2A7C"/>
    <w:rsid w:val="008C2BA3"/>
    <w:rsid w:val="008C303A"/>
    <w:rsid w:val="008C305B"/>
    <w:rsid w:val="008C3D27"/>
    <w:rsid w:val="008C4159"/>
    <w:rsid w:val="008C5427"/>
    <w:rsid w:val="008C6928"/>
    <w:rsid w:val="008D035E"/>
    <w:rsid w:val="008D0D55"/>
    <w:rsid w:val="008D1139"/>
    <w:rsid w:val="008D1221"/>
    <w:rsid w:val="008D1BA9"/>
    <w:rsid w:val="008D1C6C"/>
    <w:rsid w:val="008D278A"/>
    <w:rsid w:val="008D34B3"/>
    <w:rsid w:val="008D36BF"/>
    <w:rsid w:val="008D3C4F"/>
    <w:rsid w:val="008D48CF"/>
    <w:rsid w:val="008D4D15"/>
    <w:rsid w:val="008D50E4"/>
    <w:rsid w:val="008D51DA"/>
    <w:rsid w:val="008D53DB"/>
    <w:rsid w:val="008D573B"/>
    <w:rsid w:val="008D5F94"/>
    <w:rsid w:val="008D62BD"/>
    <w:rsid w:val="008D70FB"/>
    <w:rsid w:val="008D711C"/>
    <w:rsid w:val="008D7140"/>
    <w:rsid w:val="008E0D54"/>
    <w:rsid w:val="008E1238"/>
    <w:rsid w:val="008E1C63"/>
    <w:rsid w:val="008E1D57"/>
    <w:rsid w:val="008E27B0"/>
    <w:rsid w:val="008E2D71"/>
    <w:rsid w:val="008E3188"/>
    <w:rsid w:val="008E37C6"/>
    <w:rsid w:val="008E3D50"/>
    <w:rsid w:val="008E4456"/>
    <w:rsid w:val="008E50C4"/>
    <w:rsid w:val="008E53A0"/>
    <w:rsid w:val="008E6DD9"/>
    <w:rsid w:val="008E77CD"/>
    <w:rsid w:val="008E79B5"/>
    <w:rsid w:val="008E7AD8"/>
    <w:rsid w:val="008E7EAC"/>
    <w:rsid w:val="008F1D3F"/>
    <w:rsid w:val="008F21F0"/>
    <w:rsid w:val="008F2A01"/>
    <w:rsid w:val="008F3214"/>
    <w:rsid w:val="008F3929"/>
    <w:rsid w:val="008F39F4"/>
    <w:rsid w:val="008F3E91"/>
    <w:rsid w:val="008F4251"/>
    <w:rsid w:val="008F4A3B"/>
    <w:rsid w:val="008F4B84"/>
    <w:rsid w:val="008F4F88"/>
    <w:rsid w:val="008F5001"/>
    <w:rsid w:val="008F5B67"/>
    <w:rsid w:val="008F5B6A"/>
    <w:rsid w:val="008F62ED"/>
    <w:rsid w:val="008F6847"/>
    <w:rsid w:val="008F6BCB"/>
    <w:rsid w:val="008F75F6"/>
    <w:rsid w:val="008F7A5A"/>
    <w:rsid w:val="008F7E47"/>
    <w:rsid w:val="00900A9C"/>
    <w:rsid w:val="00900C6C"/>
    <w:rsid w:val="00900F44"/>
    <w:rsid w:val="00901389"/>
    <w:rsid w:val="00901D76"/>
    <w:rsid w:val="00901E7E"/>
    <w:rsid w:val="00901EF2"/>
    <w:rsid w:val="00902AA8"/>
    <w:rsid w:val="00902F69"/>
    <w:rsid w:val="00902FAC"/>
    <w:rsid w:val="00903C1B"/>
    <w:rsid w:val="00904413"/>
    <w:rsid w:val="00905465"/>
    <w:rsid w:val="00906206"/>
    <w:rsid w:val="00906498"/>
    <w:rsid w:val="00906BBF"/>
    <w:rsid w:val="00907249"/>
    <w:rsid w:val="009074BF"/>
    <w:rsid w:val="009075CB"/>
    <w:rsid w:val="009077F7"/>
    <w:rsid w:val="009103D4"/>
    <w:rsid w:val="009104E0"/>
    <w:rsid w:val="00910849"/>
    <w:rsid w:val="00911792"/>
    <w:rsid w:val="00911EA6"/>
    <w:rsid w:val="00912B19"/>
    <w:rsid w:val="009133C1"/>
    <w:rsid w:val="009134C5"/>
    <w:rsid w:val="00913A68"/>
    <w:rsid w:val="00914432"/>
    <w:rsid w:val="009148A8"/>
    <w:rsid w:val="00914C58"/>
    <w:rsid w:val="0091566F"/>
    <w:rsid w:val="00915C6E"/>
    <w:rsid w:val="00915CB9"/>
    <w:rsid w:val="00916050"/>
    <w:rsid w:val="00916A05"/>
    <w:rsid w:val="00917268"/>
    <w:rsid w:val="0091750D"/>
    <w:rsid w:val="00917D70"/>
    <w:rsid w:val="00920A56"/>
    <w:rsid w:val="00920A7C"/>
    <w:rsid w:val="00920B54"/>
    <w:rsid w:val="00921772"/>
    <w:rsid w:val="00923990"/>
    <w:rsid w:val="00923F3F"/>
    <w:rsid w:val="00924255"/>
    <w:rsid w:val="00924802"/>
    <w:rsid w:val="00924AC5"/>
    <w:rsid w:val="00925466"/>
    <w:rsid w:val="00925A31"/>
    <w:rsid w:val="00925D78"/>
    <w:rsid w:val="009260CD"/>
    <w:rsid w:val="00926170"/>
    <w:rsid w:val="0092621C"/>
    <w:rsid w:val="00926A75"/>
    <w:rsid w:val="00926B66"/>
    <w:rsid w:val="009271B8"/>
    <w:rsid w:val="00930639"/>
    <w:rsid w:val="00930862"/>
    <w:rsid w:val="00931EF6"/>
    <w:rsid w:val="00932D83"/>
    <w:rsid w:val="00932E8F"/>
    <w:rsid w:val="00933146"/>
    <w:rsid w:val="009336C1"/>
    <w:rsid w:val="00934181"/>
    <w:rsid w:val="0093425C"/>
    <w:rsid w:val="009345A0"/>
    <w:rsid w:val="00935536"/>
    <w:rsid w:val="00935793"/>
    <w:rsid w:val="00935CC5"/>
    <w:rsid w:val="009364D2"/>
    <w:rsid w:val="009365DD"/>
    <w:rsid w:val="0093688B"/>
    <w:rsid w:val="0093755C"/>
    <w:rsid w:val="00940890"/>
    <w:rsid w:val="00940C2B"/>
    <w:rsid w:val="009417C1"/>
    <w:rsid w:val="00941D5D"/>
    <w:rsid w:val="009428E1"/>
    <w:rsid w:val="00943627"/>
    <w:rsid w:val="00944283"/>
    <w:rsid w:val="009451F2"/>
    <w:rsid w:val="00946612"/>
    <w:rsid w:val="00946670"/>
    <w:rsid w:val="0094707F"/>
    <w:rsid w:val="009473C5"/>
    <w:rsid w:val="009477AE"/>
    <w:rsid w:val="00947945"/>
    <w:rsid w:val="00947990"/>
    <w:rsid w:val="00947BC2"/>
    <w:rsid w:val="00952636"/>
    <w:rsid w:val="00952CCC"/>
    <w:rsid w:val="00952D25"/>
    <w:rsid w:val="00953090"/>
    <w:rsid w:val="00953C57"/>
    <w:rsid w:val="00954A00"/>
    <w:rsid w:val="00954AEB"/>
    <w:rsid w:val="00954D4D"/>
    <w:rsid w:val="00954FC2"/>
    <w:rsid w:val="00956C7A"/>
    <w:rsid w:val="0095727D"/>
    <w:rsid w:val="00957504"/>
    <w:rsid w:val="00960038"/>
    <w:rsid w:val="009602BA"/>
    <w:rsid w:val="009606A0"/>
    <w:rsid w:val="009612DA"/>
    <w:rsid w:val="00961939"/>
    <w:rsid w:val="00961C36"/>
    <w:rsid w:val="00962AD4"/>
    <w:rsid w:val="009636D3"/>
    <w:rsid w:val="0096459B"/>
    <w:rsid w:val="00964A2F"/>
    <w:rsid w:val="009650BE"/>
    <w:rsid w:val="00966597"/>
    <w:rsid w:val="009665D9"/>
    <w:rsid w:val="009671CE"/>
    <w:rsid w:val="009672A9"/>
    <w:rsid w:val="009673AB"/>
    <w:rsid w:val="00967908"/>
    <w:rsid w:val="009679EB"/>
    <w:rsid w:val="0097000D"/>
    <w:rsid w:val="0097021C"/>
    <w:rsid w:val="0097095F"/>
    <w:rsid w:val="00970F52"/>
    <w:rsid w:val="00971D5B"/>
    <w:rsid w:val="00971F14"/>
    <w:rsid w:val="009721AE"/>
    <w:rsid w:val="0097221B"/>
    <w:rsid w:val="00972389"/>
    <w:rsid w:val="009729E9"/>
    <w:rsid w:val="00974F2E"/>
    <w:rsid w:val="00975A61"/>
    <w:rsid w:val="00976041"/>
    <w:rsid w:val="00976823"/>
    <w:rsid w:val="00976A83"/>
    <w:rsid w:val="00976FBB"/>
    <w:rsid w:val="00977DF5"/>
    <w:rsid w:val="009802F0"/>
    <w:rsid w:val="00981009"/>
    <w:rsid w:val="00981709"/>
    <w:rsid w:val="00981B59"/>
    <w:rsid w:val="00983648"/>
    <w:rsid w:val="00983899"/>
    <w:rsid w:val="00983CC1"/>
    <w:rsid w:val="00983D09"/>
    <w:rsid w:val="00985038"/>
    <w:rsid w:val="00985057"/>
    <w:rsid w:val="00985438"/>
    <w:rsid w:val="009857AA"/>
    <w:rsid w:val="009859E2"/>
    <w:rsid w:val="00985E58"/>
    <w:rsid w:val="0098671E"/>
    <w:rsid w:val="00986E9C"/>
    <w:rsid w:val="009870A2"/>
    <w:rsid w:val="00990336"/>
    <w:rsid w:val="00990461"/>
    <w:rsid w:val="009906EE"/>
    <w:rsid w:val="00990AE8"/>
    <w:rsid w:val="00990BF6"/>
    <w:rsid w:val="00991F46"/>
    <w:rsid w:val="00991F79"/>
    <w:rsid w:val="00992CBE"/>
    <w:rsid w:val="009941B0"/>
    <w:rsid w:val="00994E6A"/>
    <w:rsid w:val="00995601"/>
    <w:rsid w:val="00996F40"/>
    <w:rsid w:val="00997564"/>
    <w:rsid w:val="009975DC"/>
    <w:rsid w:val="00997FC9"/>
    <w:rsid w:val="009A0CD5"/>
    <w:rsid w:val="009A0E27"/>
    <w:rsid w:val="009A0EBE"/>
    <w:rsid w:val="009A1A22"/>
    <w:rsid w:val="009A2845"/>
    <w:rsid w:val="009A2CA0"/>
    <w:rsid w:val="009A33D2"/>
    <w:rsid w:val="009A4CDD"/>
    <w:rsid w:val="009A5462"/>
    <w:rsid w:val="009A55F8"/>
    <w:rsid w:val="009A6941"/>
    <w:rsid w:val="009A6C37"/>
    <w:rsid w:val="009A79FE"/>
    <w:rsid w:val="009B03D2"/>
    <w:rsid w:val="009B0872"/>
    <w:rsid w:val="009B16F6"/>
    <w:rsid w:val="009B1C45"/>
    <w:rsid w:val="009B2181"/>
    <w:rsid w:val="009B27A0"/>
    <w:rsid w:val="009B30B5"/>
    <w:rsid w:val="009B3869"/>
    <w:rsid w:val="009B3951"/>
    <w:rsid w:val="009B3A94"/>
    <w:rsid w:val="009B40E9"/>
    <w:rsid w:val="009B41CB"/>
    <w:rsid w:val="009B4772"/>
    <w:rsid w:val="009B4BB7"/>
    <w:rsid w:val="009B4F1D"/>
    <w:rsid w:val="009B5826"/>
    <w:rsid w:val="009B5B5C"/>
    <w:rsid w:val="009B5ECE"/>
    <w:rsid w:val="009B6140"/>
    <w:rsid w:val="009B708D"/>
    <w:rsid w:val="009B752C"/>
    <w:rsid w:val="009B7DF2"/>
    <w:rsid w:val="009C02E5"/>
    <w:rsid w:val="009C02ED"/>
    <w:rsid w:val="009C0417"/>
    <w:rsid w:val="009C0AFA"/>
    <w:rsid w:val="009C0D62"/>
    <w:rsid w:val="009C2388"/>
    <w:rsid w:val="009C2E66"/>
    <w:rsid w:val="009C324F"/>
    <w:rsid w:val="009C3882"/>
    <w:rsid w:val="009C4A99"/>
    <w:rsid w:val="009C55AD"/>
    <w:rsid w:val="009C5F10"/>
    <w:rsid w:val="009C5F87"/>
    <w:rsid w:val="009C64BF"/>
    <w:rsid w:val="009C6AB9"/>
    <w:rsid w:val="009C7056"/>
    <w:rsid w:val="009D09A5"/>
    <w:rsid w:val="009D1860"/>
    <w:rsid w:val="009D21B0"/>
    <w:rsid w:val="009D2411"/>
    <w:rsid w:val="009D2426"/>
    <w:rsid w:val="009D319E"/>
    <w:rsid w:val="009D32A2"/>
    <w:rsid w:val="009D450E"/>
    <w:rsid w:val="009D5114"/>
    <w:rsid w:val="009D54FC"/>
    <w:rsid w:val="009D5AE6"/>
    <w:rsid w:val="009D635F"/>
    <w:rsid w:val="009D675D"/>
    <w:rsid w:val="009D6C9E"/>
    <w:rsid w:val="009D7368"/>
    <w:rsid w:val="009D7D57"/>
    <w:rsid w:val="009E01A4"/>
    <w:rsid w:val="009E081A"/>
    <w:rsid w:val="009E1281"/>
    <w:rsid w:val="009E147B"/>
    <w:rsid w:val="009E16D9"/>
    <w:rsid w:val="009E22C7"/>
    <w:rsid w:val="009E22F8"/>
    <w:rsid w:val="009E2546"/>
    <w:rsid w:val="009E26DC"/>
    <w:rsid w:val="009E290C"/>
    <w:rsid w:val="009E2A29"/>
    <w:rsid w:val="009E3175"/>
    <w:rsid w:val="009E3584"/>
    <w:rsid w:val="009E4B4E"/>
    <w:rsid w:val="009E4F08"/>
    <w:rsid w:val="009E5C0D"/>
    <w:rsid w:val="009E5CDD"/>
    <w:rsid w:val="009E60A8"/>
    <w:rsid w:val="009E6841"/>
    <w:rsid w:val="009E68AC"/>
    <w:rsid w:val="009E74CE"/>
    <w:rsid w:val="009E7F3B"/>
    <w:rsid w:val="009F0004"/>
    <w:rsid w:val="009F020C"/>
    <w:rsid w:val="009F03DD"/>
    <w:rsid w:val="009F1000"/>
    <w:rsid w:val="009F1044"/>
    <w:rsid w:val="009F1BFC"/>
    <w:rsid w:val="009F2649"/>
    <w:rsid w:val="009F2FFA"/>
    <w:rsid w:val="009F3047"/>
    <w:rsid w:val="009F444E"/>
    <w:rsid w:val="009F494D"/>
    <w:rsid w:val="009F4AB2"/>
    <w:rsid w:val="009F4AD7"/>
    <w:rsid w:val="009F6820"/>
    <w:rsid w:val="009F6CAF"/>
    <w:rsid w:val="009F6D80"/>
    <w:rsid w:val="009F6F3A"/>
    <w:rsid w:val="009F7327"/>
    <w:rsid w:val="009F7F7E"/>
    <w:rsid w:val="00A00108"/>
    <w:rsid w:val="00A0085B"/>
    <w:rsid w:val="00A008A9"/>
    <w:rsid w:val="00A00C8F"/>
    <w:rsid w:val="00A017F9"/>
    <w:rsid w:val="00A021A9"/>
    <w:rsid w:val="00A02518"/>
    <w:rsid w:val="00A033B9"/>
    <w:rsid w:val="00A0345B"/>
    <w:rsid w:val="00A0354B"/>
    <w:rsid w:val="00A03583"/>
    <w:rsid w:val="00A03663"/>
    <w:rsid w:val="00A0385C"/>
    <w:rsid w:val="00A03DBA"/>
    <w:rsid w:val="00A03EFB"/>
    <w:rsid w:val="00A0440D"/>
    <w:rsid w:val="00A0483E"/>
    <w:rsid w:val="00A055FD"/>
    <w:rsid w:val="00A05864"/>
    <w:rsid w:val="00A05CEC"/>
    <w:rsid w:val="00A05D8F"/>
    <w:rsid w:val="00A0635B"/>
    <w:rsid w:val="00A06699"/>
    <w:rsid w:val="00A07A71"/>
    <w:rsid w:val="00A07CB5"/>
    <w:rsid w:val="00A07D56"/>
    <w:rsid w:val="00A07D82"/>
    <w:rsid w:val="00A10D60"/>
    <w:rsid w:val="00A11241"/>
    <w:rsid w:val="00A115C0"/>
    <w:rsid w:val="00A11D4D"/>
    <w:rsid w:val="00A1219D"/>
    <w:rsid w:val="00A1465F"/>
    <w:rsid w:val="00A14B1E"/>
    <w:rsid w:val="00A14FD9"/>
    <w:rsid w:val="00A15B29"/>
    <w:rsid w:val="00A15D90"/>
    <w:rsid w:val="00A160EE"/>
    <w:rsid w:val="00A16973"/>
    <w:rsid w:val="00A17915"/>
    <w:rsid w:val="00A17C23"/>
    <w:rsid w:val="00A2018E"/>
    <w:rsid w:val="00A20570"/>
    <w:rsid w:val="00A207E7"/>
    <w:rsid w:val="00A208C3"/>
    <w:rsid w:val="00A212F4"/>
    <w:rsid w:val="00A2173A"/>
    <w:rsid w:val="00A21D26"/>
    <w:rsid w:val="00A22813"/>
    <w:rsid w:val="00A22CA4"/>
    <w:rsid w:val="00A23888"/>
    <w:rsid w:val="00A24C7B"/>
    <w:rsid w:val="00A2588E"/>
    <w:rsid w:val="00A25AEC"/>
    <w:rsid w:val="00A25E81"/>
    <w:rsid w:val="00A2636B"/>
    <w:rsid w:val="00A273D0"/>
    <w:rsid w:val="00A312E9"/>
    <w:rsid w:val="00A316AF"/>
    <w:rsid w:val="00A3188F"/>
    <w:rsid w:val="00A31B87"/>
    <w:rsid w:val="00A336CD"/>
    <w:rsid w:val="00A35A77"/>
    <w:rsid w:val="00A35FBD"/>
    <w:rsid w:val="00A366B1"/>
    <w:rsid w:val="00A369AB"/>
    <w:rsid w:val="00A3776D"/>
    <w:rsid w:val="00A41626"/>
    <w:rsid w:val="00A41C33"/>
    <w:rsid w:val="00A41CA1"/>
    <w:rsid w:val="00A4292A"/>
    <w:rsid w:val="00A4359C"/>
    <w:rsid w:val="00A43D53"/>
    <w:rsid w:val="00A43E2A"/>
    <w:rsid w:val="00A44130"/>
    <w:rsid w:val="00A44725"/>
    <w:rsid w:val="00A4475A"/>
    <w:rsid w:val="00A451EF"/>
    <w:rsid w:val="00A46523"/>
    <w:rsid w:val="00A466CC"/>
    <w:rsid w:val="00A46790"/>
    <w:rsid w:val="00A46B73"/>
    <w:rsid w:val="00A46BF7"/>
    <w:rsid w:val="00A46EA5"/>
    <w:rsid w:val="00A47226"/>
    <w:rsid w:val="00A510D7"/>
    <w:rsid w:val="00A517AC"/>
    <w:rsid w:val="00A51AB3"/>
    <w:rsid w:val="00A51C69"/>
    <w:rsid w:val="00A51D27"/>
    <w:rsid w:val="00A51D44"/>
    <w:rsid w:val="00A53314"/>
    <w:rsid w:val="00A552BA"/>
    <w:rsid w:val="00A55B39"/>
    <w:rsid w:val="00A55D72"/>
    <w:rsid w:val="00A5615C"/>
    <w:rsid w:val="00A563C2"/>
    <w:rsid w:val="00A57B3D"/>
    <w:rsid w:val="00A57F21"/>
    <w:rsid w:val="00A57F23"/>
    <w:rsid w:val="00A57F2C"/>
    <w:rsid w:val="00A60858"/>
    <w:rsid w:val="00A60913"/>
    <w:rsid w:val="00A62184"/>
    <w:rsid w:val="00A635AC"/>
    <w:rsid w:val="00A63F3B"/>
    <w:rsid w:val="00A6443F"/>
    <w:rsid w:val="00A64F4E"/>
    <w:rsid w:val="00A652E6"/>
    <w:rsid w:val="00A65772"/>
    <w:rsid w:val="00A66084"/>
    <w:rsid w:val="00A66440"/>
    <w:rsid w:val="00A66BAC"/>
    <w:rsid w:val="00A70E91"/>
    <w:rsid w:val="00A731E5"/>
    <w:rsid w:val="00A732E5"/>
    <w:rsid w:val="00A739D6"/>
    <w:rsid w:val="00A73A17"/>
    <w:rsid w:val="00A73DBD"/>
    <w:rsid w:val="00A74B0B"/>
    <w:rsid w:val="00A757D6"/>
    <w:rsid w:val="00A75F46"/>
    <w:rsid w:val="00A760F8"/>
    <w:rsid w:val="00A77025"/>
    <w:rsid w:val="00A77A8D"/>
    <w:rsid w:val="00A80BC3"/>
    <w:rsid w:val="00A80DC8"/>
    <w:rsid w:val="00A8124B"/>
    <w:rsid w:val="00A8182C"/>
    <w:rsid w:val="00A818AC"/>
    <w:rsid w:val="00A81C70"/>
    <w:rsid w:val="00A8222E"/>
    <w:rsid w:val="00A824EB"/>
    <w:rsid w:val="00A82E5E"/>
    <w:rsid w:val="00A836A9"/>
    <w:rsid w:val="00A83DE8"/>
    <w:rsid w:val="00A84331"/>
    <w:rsid w:val="00A843F1"/>
    <w:rsid w:val="00A846E9"/>
    <w:rsid w:val="00A8481E"/>
    <w:rsid w:val="00A84DDE"/>
    <w:rsid w:val="00A850CF"/>
    <w:rsid w:val="00A86E28"/>
    <w:rsid w:val="00A871CE"/>
    <w:rsid w:val="00A87950"/>
    <w:rsid w:val="00A87FB0"/>
    <w:rsid w:val="00A87FB8"/>
    <w:rsid w:val="00A90BBC"/>
    <w:rsid w:val="00A916C1"/>
    <w:rsid w:val="00A9183B"/>
    <w:rsid w:val="00A91F71"/>
    <w:rsid w:val="00A92051"/>
    <w:rsid w:val="00A9209B"/>
    <w:rsid w:val="00A92B3C"/>
    <w:rsid w:val="00A94029"/>
    <w:rsid w:val="00A94100"/>
    <w:rsid w:val="00A9485A"/>
    <w:rsid w:val="00A95283"/>
    <w:rsid w:val="00A95AF2"/>
    <w:rsid w:val="00A95DD2"/>
    <w:rsid w:val="00A96D41"/>
    <w:rsid w:val="00A974BC"/>
    <w:rsid w:val="00A9760F"/>
    <w:rsid w:val="00A97ED5"/>
    <w:rsid w:val="00AA0041"/>
    <w:rsid w:val="00AA0D73"/>
    <w:rsid w:val="00AA1ABA"/>
    <w:rsid w:val="00AA1CCB"/>
    <w:rsid w:val="00AA246E"/>
    <w:rsid w:val="00AA26B8"/>
    <w:rsid w:val="00AA2C44"/>
    <w:rsid w:val="00AA2EC8"/>
    <w:rsid w:val="00AA41B7"/>
    <w:rsid w:val="00AA44AD"/>
    <w:rsid w:val="00AA45E0"/>
    <w:rsid w:val="00AA4F94"/>
    <w:rsid w:val="00AA532B"/>
    <w:rsid w:val="00AA55E0"/>
    <w:rsid w:val="00AA5E89"/>
    <w:rsid w:val="00AA62E2"/>
    <w:rsid w:val="00AA6D66"/>
    <w:rsid w:val="00AA7761"/>
    <w:rsid w:val="00AA7D0C"/>
    <w:rsid w:val="00AB009B"/>
    <w:rsid w:val="00AB0735"/>
    <w:rsid w:val="00AB0953"/>
    <w:rsid w:val="00AB0EAB"/>
    <w:rsid w:val="00AB1103"/>
    <w:rsid w:val="00AB1255"/>
    <w:rsid w:val="00AB15EA"/>
    <w:rsid w:val="00AB2125"/>
    <w:rsid w:val="00AB21F5"/>
    <w:rsid w:val="00AB28DD"/>
    <w:rsid w:val="00AB2F40"/>
    <w:rsid w:val="00AB3171"/>
    <w:rsid w:val="00AB496F"/>
    <w:rsid w:val="00AB56EF"/>
    <w:rsid w:val="00AB5B71"/>
    <w:rsid w:val="00AB79DD"/>
    <w:rsid w:val="00AB7E28"/>
    <w:rsid w:val="00AC06B9"/>
    <w:rsid w:val="00AC0AA5"/>
    <w:rsid w:val="00AC1111"/>
    <w:rsid w:val="00AC1316"/>
    <w:rsid w:val="00AC1467"/>
    <w:rsid w:val="00AC32B6"/>
    <w:rsid w:val="00AC3702"/>
    <w:rsid w:val="00AC48B9"/>
    <w:rsid w:val="00AC49AE"/>
    <w:rsid w:val="00AC530A"/>
    <w:rsid w:val="00AC553E"/>
    <w:rsid w:val="00AC5F37"/>
    <w:rsid w:val="00AC6593"/>
    <w:rsid w:val="00AC70FD"/>
    <w:rsid w:val="00AD024C"/>
    <w:rsid w:val="00AD046F"/>
    <w:rsid w:val="00AD0642"/>
    <w:rsid w:val="00AD0983"/>
    <w:rsid w:val="00AD143D"/>
    <w:rsid w:val="00AD1C8B"/>
    <w:rsid w:val="00AD2397"/>
    <w:rsid w:val="00AD2933"/>
    <w:rsid w:val="00AD2B63"/>
    <w:rsid w:val="00AD3533"/>
    <w:rsid w:val="00AD4CB7"/>
    <w:rsid w:val="00AD4D45"/>
    <w:rsid w:val="00AD5425"/>
    <w:rsid w:val="00AD5F45"/>
    <w:rsid w:val="00AD705B"/>
    <w:rsid w:val="00AD77A1"/>
    <w:rsid w:val="00AE0220"/>
    <w:rsid w:val="00AE048A"/>
    <w:rsid w:val="00AE0719"/>
    <w:rsid w:val="00AE0B4B"/>
    <w:rsid w:val="00AE1CC2"/>
    <w:rsid w:val="00AE2083"/>
    <w:rsid w:val="00AE21C8"/>
    <w:rsid w:val="00AE2733"/>
    <w:rsid w:val="00AE2D79"/>
    <w:rsid w:val="00AE3007"/>
    <w:rsid w:val="00AE34D6"/>
    <w:rsid w:val="00AE39D3"/>
    <w:rsid w:val="00AE3B98"/>
    <w:rsid w:val="00AE3B9F"/>
    <w:rsid w:val="00AE3D95"/>
    <w:rsid w:val="00AE3F92"/>
    <w:rsid w:val="00AE4D51"/>
    <w:rsid w:val="00AE51F5"/>
    <w:rsid w:val="00AE6EA5"/>
    <w:rsid w:val="00AF0358"/>
    <w:rsid w:val="00AF03C6"/>
    <w:rsid w:val="00AF07BE"/>
    <w:rsid w:val="00AF0C04"/>
    <w:rsid w:val="00AF34A4"/>
    <w:rsid w:val="00AF3989"/>
    <w:rsid w:val="00AF3BC5"/>
    <w:rsid w:val="00AF3DE7"/>
    <w:rsid w:val="00AF4941"/>
    <w:rsid w:val="00AF49D6"/>
    <w:rsid w:val="00AF52C8"/>
    <w:rsid w:val="00AF5396"/>
    <w:rsid w:val="00AF7CA1"/>
    <w:rsid w:val="00AF7D74"/>
    <w:rsid w:val="00AF7FA8"/>
    <w:rsid w:val="00B00419"/>
    <w:rsid w:val="00B00746"/>
    <w:rsid w:val="00B00A2C"/>
    <w:rsid w:val="00B00D19"/>
    <w:rsid w:val="00B01027"/>
    <w:rsid w:val="00B01134"/>
    <w:rsid w:val="00B01D65"/>
    <w:rsid w:val="00B0249C"/>
    <w:rsid w:val="00B039BC"/>
    <w:rsid w:val="00B03A91"/>
    <w:rsid w:val="00B03B28"/>
    <w:rsid w:val="00B049D4"/>
    <w:rsid w:val="00B053FC"/>
    <w:rsid w:val="00B054D2"/>
    <w:rsid w:val="00B05B9B"/>
    <w:rsid w:val="00B05F4E"/>
    <w:rsid w:val="00B06A27"/>
    <w:rsid w:val="00B06D6E"/>
    <w:rsid w:val="00B06F9A"/>
    <w:rsid w:val="00B077FC"/>
    <w:rsid w:val="00B07901"/>
    <w:rsid w:val="00B103E4"/>
    <w:rsid w:val="00B114FE"/>
    <w:rsid w:val="00B11A5A"/>
    <w:rsid w:val="00B1251D"/>
    <w:rsid w:val="00B130B6"/>
    <w:rsid w:val="00B13427"/>
    <w:rsid w:val="00B1349B"/>
    <w:rsid w:val="00B13947"/>
    <w:rsid w:val="00B149BA"/>
    <w:rsid w:val="00B14BB8"/>
    <w:rsid w:val="00B14C34"/>
    <w:rsid w:val="00B14EA3"/>
    <w:rsid w:val="00B15191"/>
    <w:rsid w:val="00B152BB"/>
    <w:rsid w:val="00B153B4"/>
    <w:rsid w:val="00B15762"/>
    <w:rsid w:val="00B1580F"/>
    <w:rsid w:val="00B1666C"/>
    <w:rsid w:val="00B16A19"/>
    <w:rsid w:val="00B16ACF"/>
    <w:rsid w:val="00B16AFA"/>
    <w:rsid w:val="00B16C6D"/>
    <w:rsid w:val="00B16CE3"/>
    <w:rsid w:val="00B1715D"/>
    <w:rsid w:val="00B17243"/>
    <w:rsid w:val="00B17E21"/>
    <w:rsid w:val="00B20094"/>
    <w:rsid w:val="00B20875"/>
    <w:rsid w:val="00B21F3D"/>
    <w:rsid w:val="00B22202"/>
    <w:rsid w:val="00B22676"/>
    <w:rsid w:val="00B228E6"/>
    <w:rsid w:val="00B238C6"/>
    <w:rsid w:val="00B23A03"/>
    <w:rsid w:val="00B23DF2"/>
    <w:rsid w:val="00B23FE9"/>
    <w:rsid w:val="00B2460E"/>
    <w:rsid w:val="00B24DD7"/>
    <w:rsid w:val="00B25AE6"/>
    <w:rsid w:val="00B26543"/>
    <w:rsid w:val="00B2685B"/>
    <w:rsid w:val="00B27D41"/>
    <w:rsid w:val="00B312DA"/>
    <w:rsid w:val="00B3202D"/>
    <w:rsid w:val="00B3288B"/>
    <w:rsid w:val="00B335EB"/>
    <w:rsid w:val="00B337A5"/>
    <w:rsid w:val="00B3499A"/>
    <w:rsid w:val="00B36141"/>
    <w:rsid w:val="00B364DA"/>
    <w:rsid w:val="00B36CAD"/>
    <w:rsid w:val="00B37ABA"/>
    <w:rsid w:val="00B40076"/>
    <w:rsid w:val="00B408E0"/>
    <w:rsid w:val="00B40E60"/>
    <w:rsid w:val="00B4323F"/>
    <w:rsid w:val="00B43C7F"/>
    <w:rsid w:val="00B44009"/>
    <w:rsid w:val="00B4452D"/>
    <w:rsid w:val="00B44FCB"/>
    <w:rsid w:val="00B45D4F"/>
    <w:rsid w:val="00B45FB4"/>
    <w:rsid w:val="00B461DA"/>
    <w:rsid w:val="00B508BC"/>
    <w:rsid w:val="00B50919"/>
    <w:rsid w:val="00B512AF"/>
    <w:rsid w:val="00B51A79"/>
    <w:rsid w:val="00B51CCA"/>
    <w:rsid w:val="00B51EDC"/>
    <w:rsid w:val="00B52221"/>
    <w:rsid w:val="00B52277"/>
    <w:rsid w:val="00B5250A"/>
    <w:rsid w:val="00B52812"/>
    <w:rsid w:val="00B531CD"/>
    <w:rsid w:val="00B53302"/>
    <w:rsid w:val="00B53871"/>
    <w:rsid w:val="00B53B90"/>
    <w:rsid w:val="00B54512"/>
    <w:rsid w:val="00B55AFA"/>
    <w:rsid w:val="00B55B60"/>
    <w:rsid w:val="00B55C3F"/>
    <w:rsid w:val="00B55E4C"/>
    <w:rsid w:val="00B56022"/>
    <w:rsid w:val="00B563E0"/>
    <w:rsid w:val="00B56A85"/>
    <w:rsid w:val="00B576A8"/>
    <w:rsid w:val="00B57D68"/>
    <w:rsid w:val="00B57E91"/>
    <w:rsid w:val="00B6013A"/>
    <w:rsid w:val="00B60AC5"/>
    <w:rsid w:val="00B615F5"/>
    <w:rsid w:val="00B61700"/>
    <w:rsid w:val="00B619A1"/>
    <w:rsid w:val="00B61D20"/>
    <w:rsid w:val="00B6236B"/>
    <w:rsid w:val="00B62710"/>
    <w:rsid w:val="00B62841"/>
    <w:rsid w:val="00B62A19"/>
    <w:rsid w:val="00B630EF"/>
    <w:rsid w:val="00B6375E"/>
    <w:rsid w:val="00B63CAD"/>
    <w:rsid w:val="00B64AFA"/>
    <w:rsid w:val="00B66839"/>
    <w:rsid w:val="00B66CAE"/>
    <w:rsid w:val="00B671C7"/>
    <w:rsid w:val="00B70DE3"/>
    <w:rsid w:val="00B711A1"/>
    <w:rsid w:val="00B71C7C"/>
    <w:rsid w:val="00B71FC6"/>
    <w:rsid w:val="00B72199"/>
    <w:rsid w:val="00B72929"/>
    <w:rsid w:val="00B72BCB"/>
    <w:rsid w:val="00B72C49"/>
    <w:rsid w:val="00B733F5"/>
    <w:rsid w:val="00B737A5"/>
    <w:rsid w:val="00B73F07"/>
    <w:rsid w:val="00B7403C"/>
    <w:rsid w:val="00B749BC"/>
    <w:rsid w:val="00B74D8C"/>
    <w:rsid w:val="00B75A24"/>
    <w:rsid w:val="00B769CF"/>
    <w:rsid w:val="00B76B5A"/>
    <w:rsid w:val="00B76C8A"/>
    <w:rsid w:val="00B76F56"/>
    <w:rsid w:val="00B76F5F"/>
    <w:rsid w:val="00B77BE9"/>
    <w:rsid w:val="00B80898"/>
    <w:rsid w:val="00B80B47"/>
    <w:rsid w:val="00B81425"/>
    <w:rsid w:val="00B81A63"/>
    <w:rsid w:val="00B823BD"/>
    <w:rsid w:val="00B82B89"/>
    <w:rsid w:val="00B8358C"/>
    <w:rsid w:val="00B83C8A"/>
    <w:rsid w:val="00B83F58"/>
    <w:rsid w:val="00B8439C"/>
    <w:rsid w:val="00B84C93"/>
    <w:rsid w:val="00B85403"/>
    <w:rsid w:val="00B8558C"/>
    <w:rsid w:val="00B855AE"/>
    <w:rsid w:val="00B87091"/>
    <w:rsid w:val="00B87285"/>
    <w:rsid w:val="00B876E6"/>
    <w:rsid w:val="00B87706"/>
    <w:rsid w:val="00B90CA5"/>
    <w:rsid w:val="00B9113D"/>
    <w:rsid w:val="00B92B7A"/>
    <w:rsid w:val="00B9347C"/>
    <w:rsid w:val="00B94C2D"/>
    <w:rsid w:val="00B95136"/>
    <w:rsid w:val="00B9520A"/>
    <w:rsid w:val="00B9560F"/>
    <w:rsid w:val="00B95DAB"/>
    <w:rsid w:val="00B95DAC"/>
    <w:rsid w:val="00B96BD1"/>
    <w:rsid w:val="00B973E8"/>
    <w:rsid w:val="00B978A0"/>
    <w:rsid w:val="00B97BDE"/>
    <w:rsid w:val="00BA0BAB"/>
    <w:rsid w:val="00BA0E00"/>
    <w:rsid w:val="00BA0FD7"/>
    <w:rsid w:val="00BA207B"/>
    <w:rsid w:val="00BA28FD"/>
    <w:rsid w:val="00BA2F3A"/>
    <w:rsid w:val="00BA3188"/>
    <w:rsid w:val="00BA3ADB"/>
    <w:rsid w:val="00BA5DBA"/>
    <w:rsid w:val="00BA6EEC"/>
    <w:rsid w:val="00BA7206"/>
    <w:rsid w:val="00BA7F65"/>
    <w:rsid w:val="00BB09E4"/>
    <w:rsid w:val="00BB0B80"/>
    <w:rsid w:val="00BB11AE"/>
    <w:rsid w:val="00BB21BB"/>
    <w:rsid w:val="00BB2896"/>
    <w:rsid w:val="00BB360F"/>
    <w:rsid w:val="00BB4976"/>
    <w:rsid w:val="00BB645E"/>
    <w:rsid w:val="00BB6BC2"/>
    <w:rsid w:val="00BC04B1"/>
    <w:rsid w:val="00BC0807"/>
    <w:rsid w:val="00BC1342"/>
    <w:rsid w:val="00BC1427"/>
    <w:rsid w:val="00BC294F"/>
    <w:rsid w:val="00BC2E8E"/>
    <w:rsid w:val="00BC3728"/>
    <w:rsid w:val="00BC372B"/>
    <w:rsid w:val="00BC4514"/>
    <w:rsid w:val="00BC611A"/>
    <w:rsid w:val="00BC671A"/>
    <w:rsid w:val="00BC6C19"/>
    <w:rsid w:val="00BC6DAA"/>
    <w:rsid w:val="00BC7CB2"/>
    <w:rsid w:val="00BD0129"/>
    <w:rsid w:val="00BD0874"/>
    <w:rsid w:val="00BD0BB8"/>
    <w:rsid w:val="00BD10BA"/>
    <w:rsid w:val="00BD1F86"/>
    <w:rsid w:val="00BD25B8"/>
    <w:rsid w:val="00BD2C19"/>
    <w:rsid w:val="00BD40A7"/>
    <w:rsid w:val="00BD4FA1"/>
    <w:rsid w:val="00BD53A8"/>
    <w:rsid w:val="00BD544D"/>
    <w:rsid w:val="00BD54D3"/>
    <w:rsid w:val="00BD65A3"/>
    <w:rsid w:val="00BD68E0"/>
    <w:rsid w:val="00BD6E16"/>
    <w:rsid w:val="00BD6F49"/>
    <w:rsid w:val="00BD7298"/>
    <w:rsid w:val="00BD751D"/>
    <w:rsid w:val="00BD769E"/>
    <w:rsid w:val="00BD7EAD"/>
    <w:rsid w:val="00BE0080"/>
    <w:rsid w:val="00BE04FE"/>
    <w:rsid w:val="00BE36C0"/>
    <w:rsid w:val="00BE40BB"/>
    <w:rsid w:val="00BE425F"/>
    <w:rsid w:val="00BE51DA"/>
    <w:rsid w:val="00BE5726"/>
    <w:rsid w:val="00BE5BA8"/>
    <w:rsid w:val="00BE65EC"/>
    <w:rsid w:val="00BE74C5"/>
    <w:rsid w:val="00BF06F3"/>
    <w:rsid w:val="00BF07BF"/>
    <w:rsid w:val="00BF0FD9"/>
    <w:rsid w:val="00BF24CE"/>
    <w:rsid w:val="00BF2A0C"/>
    <w:rsid w:val="00BF3297"/>
    <w:rsid w:val="00BF40F1"/>
    <w:rsid w:val="00BF4247"/>
    <w:rsid w:val="00BF4658"/>
    <w:rsid w:val="00BF46D3"/>
    <w:rsid w:val="00BF4886"/>
    <w:rsid w:val="00BF4C12"/>
    <w:rsid w:val="00BF5084"/>
    <w:rsid w:val="00BF5327"/>
    <w:rsid w:val="00BF54B7"/>
    <w:rsid w:val="00BF54CE"/>
    <w:rsid w:val="00BF5733"/>
    <w:rsid w:val="00BF5839"/>
    <w:rsid w:val="00BF5996"/>
    <w:rsid w:val="00BF634D"/>
    <w:rsid w:val="00BF769D"/>
    <w:rsid w:val="00BF7BD6"/>
    <w:rsid w:val="00BF7F40"/>
    <w:rsid w:val="00BF7F7D"/>
    <w:rsid w:val="00C0025D"/>
    <w:rsid w:val="00C005F2"/>
    <w:rsid w:val="00C010E2"/>
    <w:rsid w:val="00C0137D"/>
    <w:rsid w:val="00C01634"/>
    <w:rsid w:val="00C02C43"/>
    <w:rsid w:val="00C03AB0"/>
    <w:rsid w:val="00C04B87"/>
    <w:rsid w:val="00C06023"/>
    <w:rsid w:val="00C0683B"/>
    <w:rsid w:val="00C06A42"/>
    <w:rsid w:val="00C10101"/>
    <w:rsid w:val="00C104AB"/>
    <w:rsid w:val="00C10941"/>
    <w:rsid w:val="00C116AC"/>
    <w:rsid w:val="00C11AFE"/>
    <w:rsid w:val="00C11D32"/>
    <w:rsid w:val="00C12A00"/>
    <w:rsid w:val="00C12AA9"/>
    <w:rsid w:val="00C13149"/>
    <w:rsid w:val="00C143ED"/>
    <w:rsid w:val="00C1481E"/>
    <w:rsid w:val="00C151D7"/>
    <w:rsid w:val="00C155F9"/>
    <w:rsid w:val="00C15615"/>
    <w:rsid w:val="00C17D92"/>
    <w:rsid w:val="00C17FB7"/>
    <w:rsid w:val="00C204E5"/>
    <w:rsid w:val="00C215CB"/>
    <w:rsid w:val="00C21B92"/>
    <w:rsid w:val="00C21E69"/>
    <w:rsid w:val="00C22039"/>
    <w:rsid w:val="00C22238"/>
    <w:rsid w:val="00C22546"/>
    <w:rsid w:val="00C24618"/>
    <w:rsid w:val="00C2491E"/>
    <w:rsid w:val="00C2541C"/>
    <w:rsid w:val="00C2559E"/>
    <w:rsid w:val="00C2581A"/>
    <w:rsid w:val="00C26F39"/>
    <w:rsid w:val="00C27385"/>
    <w:rsid w:val="00C276FE"/>
    <w:rsid w:val="00C27E90"/>
    <w:rsid w:val="00C30193"/>
    <w:rsid w:val="00C3144B"/>
    <w:rsid w:val="00C31AFD"/>
    <w:rsid w:val="00C31CDB"/>
    <w:rsid w:val="00C330B2"/>
    <w:rsid w:val="00C33E59"/>
    <w:rsid w:val="00C34DEF"/>
    <w:rsid w:val="00C352EF"/>
    <w:rsid w:val="00C355EB"/>
    <w:rsid w:val="00C35D4B"/>
    <w:rsid w:val="00C35E19"/>
    <w:rsid w:val="00C35FB0"/>
    <w:rsid w:val="00C3647A"/>
    <w:rsid w:val="00C3682F"/>
    <w:rsid w:val="00C36E88"/>
    <w:rsid w:val="00C376B0"/>
    <w:rsid w:val="00C3792B"/>
    <w:rsid w:val="00C37AA2"/>
    <w:rsid w:val="00C37D3E"/>
    <w:rsid w:val="00C40CD2"/>
    <w:rsid w:val="00C4111B"/>
    <w:rsid w:val="00C418E9"/>
    <w:rsid w:val="00C41A3B"/>
    <w:rsid w:val="00C41EAC"/>
    <w:rsid w:val="00C42849"/>
    <w:rsid w:val="00C42892"/>
    <w:rsid w:val="00C429B5"/>
    <w:rsid w:val="00C43269"/>
    <w:rsid w:val="00C450E4"/>
    <w:rsid w:val="00C45149"/>
    <w:rsid w:val="00C45332"/>
    <w:rsid w:val="00C4645C"/>
    <w:rsid w:val="00C46683"/>
    <w:rsid w:val="00C51069"/>
    <w:rsid w:val="00C51BBF"/>
    <w:rsid w:val="00C51C74"/>
    <w:rsid w:val="00C51D85"/>
    <w:rsid w:val="00C520C8"/>
    <w:rsid w:val="00C522E6"/>
    <w:rsid w:val="00C52A87"/>
    <w:rsid w:val="00C52B77"/>
    <w:rsid w:val="00C535C6"/>
    <w:rsid w:val="00C53A77"/>
    <w:rsid w:val="00C53B58"/>
    <w:rsid w:val="00C540C0"/>
    <w:rsid w:val="00C548A4"/>
    <w:rsid w:val="00C548E7"/>
    <w:rsid w:val="00C560AE"/>
    <w:rsid w:val="00C56CFB"/>
    <w:rsid w:val="00C56F22"/>
    <w:rsid w:val="00C571A2"/>
    <w:rsid w:val="00C574AE"/>
    <w:rsid w:val="00C57623"/>
    <w:rsid w:val="00C57652"/>
    <w:rsid w:val="00C576AF"/>
    <w:rsid w:val="00C6053E"/>
    <w:rsid w:val="00C606E5"/>
    <w:rsid w:val="00C615E4"/>
    <w:rsid w:val="00C61E58"/>
    <w:rsid w:val="00C642A9"/>
    <w:rsid w:val="00C65027"/>
    <w:rsid w:val="00C6569E"/>
    <w:rsid w:val="00C658C1"/>
    <w:rsid w:val="00C67576"/>
    <w:rsid w:val="00C67776"/>
    <w:rsid w:val="00C67EF4"/>
    <w:rsid w:val="00C7021B"/>
    <w:rsid w:val="00C7031C"/>
    <w:rsid w:val="00C718EF"/>
    <w:rsid w:val="00C72C09"/>
    <w:rsid w:val="00C72C7C"/>
    <w:rsid w:val="00C73007"/>
    <w:rsid w:val="00C73226"/>
    <w:rsid w:val="00C73B29"/>
    <w:rsid w:val="00C73EC6"/>
    <w:rsid w:val="00C752A1"/>
    <w:rsid w:val="00C75792"/>
    <w:rsid w:val="00C75D6F"/>
    <w:rsid w:val="00C767A7"/>
    <w:rsid w:val="00C76E6E"/>
    <w:rsid w:val="00C7758A"/>
    <w:rsid w:val="00C81110"/>
    <w:rsid w:val="00C81C15"/>
    <w:rsid w:val="00C81FAD"/>
    <w:rsid w:val="00C825E7"/>
    <w:rsid w:val="00C83405"/>
    <w:rsid w:val="00C8451E"/>
    <w:rsid w:val="00C84912"/>
    <w:rsid w:val="00C84CC6"/>
    <w:rsid w:val="00C85095"/>
    <w:rsid w:val="00C85963"/>
    <w:rsid w:val="00C85E1A"/>
    <w:rsid w:val="00C869C6"/>
    <w:rsid w:val="00C870F6"/>
    <w:rsid w:val="00C8737F"/>
    <w:rsid w:val="00C8767B"/>
    <w:rsid w:val="00C878FD"/>
    <w:rsid w:val="00C87C33"/>
    <w:rsid w:val="00C90389"/>
    <w:rsid w:val="00C90550"/>
    <w:rsid w:val="00C909CE"/>
    <w:rsid w:val="00C91274"/>
    <w:rsid w:val="00C91618"/>
    <w:rsid w:val="00C9458F"/>
    <w:rsid w:val="00C94AE5"/>
    <w:rsid w:val="00C94C69"/>
    <w:rsid w:val="00C94CF4"/>
    <w:rsid w:val="00C95591"/>
    <w:rsid w:val="00C958B7"/>
    <w:rsid w:val="00C9671B"/>
    <w:rsid w:val="00C968DA"/>
    <w:rsid w:val="00C96C9B"/>
    <w:rsid w:val="00C96F03"/>
    <w:rsid w:val="00C9701F"/>
    <w:rsid w:val="00C97F85"/>
    <w:rsid w:val="00CA12CF"/>
    <w:rsid w:val="00CA29DA"/>
    <w:rsid w:val="00CA40A0"/>
    <w:rsid w:val="00CA40C6"/>
    <w:rsid w:val="00CA4EAC"/>
    <w:rsid w:val="00CA5411"/>
    <w:rsid w:val="00CA5A36"/>
    <w:rsid w:val="00CA61D0"/>
    <w:rsid w:val="00CA6D6D"/>
    <w:rsid w:val="00CA703D"/>
    <w:rsid w:val="00CA73D5"/>
    <w:rsid w:val="00CA79B3"/>
    <w:rsid w:val="00CB09A2"/>
    <w:rsid w:val="00CB0E6B"/>
    <w:rsid w:val="00CB1336"/>
    <w:rsid w:val="00CB2E5B"/>
    <w:rsid w:val="00CB39B6"/>
    <w:rsid w:val="00CB4095"/>
    <w:rsid w:val="00CB47E4"/>
    <w:rsid w:val="00CB4D17"/>
    <w:rsid w:val="00CB4F71"/>
    <w:rsid w:val="00CB597B"/>
    <w:rsid w:val="00CB6335"/>
    <w:rsid w:val="00CB6D72"/>
    <w:rsid w:val="00CB7D66"/>
    <w:rsid w:val="00CC0043"/>
    <w:rsid w:val="00CC040B"/>
    <w:rsid w:val="00CC047B"/>
    <w:rsid w:val="00CC1189"/>
    <w:rsid w:val="00CC1381"/>
    <w:rsid w:val="00CC1601"/>
    <w:rsid w:val="00CC183C"/>
    <w:rsid w:val="00CC1F26"/>
    <w:rsid w:val="00CC302D"/>
    <w:rsid w:val="00CC3C2A"/>
    <w:rsid w:val="00CC47A5"/>
    <w:rsid w:val="00CC4CE9"/>
    <w:rsid w:val="00CC4E9C"/>
    <w:rsid w:val="00CC53CB"/>
    <w:rsid w:val="00CC5688"/>
    <w:rsid w:val="00CC5A6F"/>
    <w:rsid w:val="00CC5D2B"/>
    <w:rsid w:val="00CC6B29"/>
    <w:rsid w:val="00CC6B9E"/>
    <w:rsid w:val="00CC767A"/>
    <w:rsid w:val="00CC7948"/>
    <w:rsid w:val="00CC7A6F"/>
    <w:rsid w:val="00CD00E7"/>
    <w:rsid w:val="00CD029D"/>
    <w:rsid w:val="00CD0308"/>
    <w:rsid w:val="00CD0744"/>
    <w:rsid w:val="00CD0BBC"/>
    <w:rsid w:val="00CD127F"/>
    <w:rsid w:val="00CD1A33"/>
    <w:rsid w:val="00CD1D61"/>
    <w:rsid w:val="00CD2C63"/>
    <w:rsid w:val="00CD2F95"/>
    <w:rsid w:val="00CD3274"/>
    <w:rsid w:val="00CD358C"/>
    <w:rsid w:val="00CD3A90"/>
    <w:rsid w:val="00CD3B07"/>
    <w:rsid w:val="00CD46F1"/>
    <w:rsid w:val="00CD5A36"/>
    <w:rsid w:val="00CD783C"/>
    <w:rsid w:val="00CD7FC8"/>
    <w:rsid w:val="00CE135B"/>
    <w:rsid w:val="00CE13FF"/>
    <w:rsid w:val="00CE167A"/>
    <w:rsid w:val="00CE17A4"/>
    <w:rsid w:val="00CE1ADB"/>
    <w:rsid w:val="00CE1EE3"/>
    <w:rsid w:val="00CE2258"/>
    <w:rsid w:val="00CE31C9"/>
    <w:rsid w:val="00CE34B1"/>
    <w:rsid w:val="00CE3851"/>
    <w:rsid w:val="00CE3A02"/>
    <w:rsid w:val="00CE3A13"/>
    <w:rsid w:val="00CE3CFE"/>
    <w:rsid w:val="00CE5512"/>
    <w:rsid w:val="00CE5612"/>
    <w:rsid w:val="00CE6C10"/>
    <w:rsid w:val="00CE6E63"/>
    <w:rsid w:val="00CF0D69"/>
    <w:rsid w:val="00CF0DFE"/>
    <w:rsid w:val="00CF3117"/>
    <w:rsid w:val="00CF4F45"/>
    <w:rsid w:val="00CF53F3"/>
    <w:rsid w:val="00CF6330"/>
    <w:rsid w:val="00CF6546"/>
    <w:rsid w:val="00CF6E2B"/>
    <w:rsid w:val="00CF73E0"/>
    <w:rsid w:val="00CF749B"/>
    <w:rsid w:val="00CF7616"/>
    <w:rsid w:val="00CF7EF5"/>
    <w:rsid w:val="00D00820"/>
    <w:rsid w:val="00D011D7"/>
    <w:rsid w:val="00D01A1E"/>
    <w:rsid w:val="00D01E5A"/>
    <w:rsid w:val="00D0202E"/>
    <w:rsid w:val="00D0205B"/>
    <w:rsid w:val="00D0311A"/>
    <w:rsid w:val="00D0339A"/>
    <w:rsid w:val="00D03B30"/>
    <w:rsid w:val="00D060C9"/>
    <w:rsid w:val="00D07B3A"/>
    <w:rsid w:val="00D07EF1"/>
    <w:rsid w:val="00D10731"/>
    <w:rsid w:val="00D10F1D"/>
    <w:rsid w:val="00D11052"/>
    <w:rsid w:val="00D11125"/>
    <w:rsid w:val="00D119B9"/>
    <w:rsid w:val="00D11BFF"/>
    <w:rsid w:val="00D12618"/>
    <w:rsid w:val="00D126B9"/>
    <w:rsid w:val="00D131D4"/>
    <w:rsid w:val="00D1406C"/>
    <w:rsid w:val="00D148F5"/>
    <w:rsid w:val="00D14E0F"/>
    <w:rsid w:val="00D15108"/>
    <w:rsid w:val="00D15393"/>
    <w:rsid w:val="00D15871"/>
    <w:rsid w:val="00D159D7"/>
    <w:rsid w:val="00D15CB4"/>
    <w:rsid w:val="00D168F2"/>
    <w:rsid w:val="00D1756D"/>
    <w:rsid w:val="00D17673"/>
    <w:rsid w:val="00D17885"/>
    <w:rsid w:val="00D17EBE"/>
    <w:rsid w:val="00D17FDB"/>
    <w:rsid w:val="00D20292"/>
    <w:rsid w:val="00D2031B"/>
    <w:rsid w:val="00D215BD"/>
    <w:rsid w:val="00D21700"/>
    <w:rsid w:val="00D21B0F"/>
    <w:rsid w:val="00D21F58"/>
    <w:rsid w:val="00D2242C"/>
    <w:rsid w:val="00D227E0"/>
    <w:rsid w:val="00D22E04"/>
    <w:rsid w:val="00D22F08"/>
    <w:rsid w:val="00D22FDB"/>
    <w:rsid w:val="00D23C48"/>
    <w:rsid w:val="00D23CEA"/>
    <w:rsid w:val="00D24147"/>
    <w:rsid w:val="00D24615"/>
    <w:rsid w:val="00D2498A"/>
    <w:rsid w:val="00D24A79"/>
    <w:rsid w:val="00D24BA9"/>
    <w:rsid w:val="00D24E2E"/>
    <w:rsid w:val="00D26578"/>
    <w:rsid w:val="00D26985"/>
    <w:rsid w:val="00D269C9"/>
    <w:rsid w:val="00D26CE1"/>
    <w:rsid w:val="00D275C2"/>
    <w:rsid w:val="00D276D9"/>
    <w:rsid w:val="00D27DEF"/>
    <w:rsid w:val="00D30196"/>
    <w:rsid w:val="00D3233D"/>
    <w:rsid w:val="00D324BB"/>
    <w:rsid w:val="00D33168"/>
    <w:rsid w:val="00D331DD"/>
    <w:rsid w:val="00D339AF"/>
    <w:rsid w:val="00D33A4C"/>
    <w:rsid w:val="00D33B85"/>
    <w:rsid w:val="00D33FFC"/>
    <w:rsid w:val="00D34835"/>
    <w:rsid w:val="00D34CFB"/>
    <w:rsid w:val="00D3544B"/>
    <w:rsid w:val="00D354A2"/>
    <w:rsid w:val="00D3606E"/>
    <w:rsid w:val="00D360BD"/>
    <w:rsid w:val="00D36B96"/>
    <w:rsid w:val="00D37929"/>
    <w:rsid w:val="00D41DD3"/>
    <w:rsid w:val="00D41FBE"/>
    <w:rsid w:val="00D42A81"/>
    <w:rsid w:val="00D42E08"/>
    <w:rsid w:val="00D440E9"/>
    <w:rsid w:val="00D44440"/>
    <w:rsid w:val="00D4470F"/>
    <w:rsid w:val="00D44884"/>
    <w:rsid w:val="00D44C29"/>
    <w:rsid w:val="00D451B5"/>
    <w:rsid w:val="00D457AF"/>
    <w:rsid w:val="00D45E16"/>
    <w:rsid w:val="00D4644B"/>
    <w:rsid w:val="00D478F1"/>
    <w:rsid w:val="00D47CE6"/>
    <w:rsid w:val="00D5056E"/>
    <w:rsid w:val="00D50644"/>
    <w:rsid w:val="00D50C5B"/>
    <w:rsid w:val="00D50E09"/>
    <w:rsid w:val="00D51011"/>
    <w:rsid w:val="00D52097"/>
    <w:rsid w:val="00D52408"/>
    <w:rsid w:val="00D54021"/>
    <w:rsid w:val="00D541BE"/>
    <w:rsid w:val="00D542F2"/>
    <w:rsid w:val="00D545AF"/>
    <w:rsid w:val="00D54A2B"/>
    <w:rsid w:val="00D55A4B"/>
    <w:rsid w:val="00D56C86"/>
    <w:rsid w:val="00D56E86"/>
    <w:rsid w:val="00D61A29"/>
    <w:rsid w:val="00D61AE2"/>
    <w:rsid w:val="00D61BB8"/>
    <w:rsid w:val="00D61E46"/>
    <w:rsid w:val="00D61FEE"/>
    <w:rsid w:val="00D6206D"/>
    <w:rsid w:val="00D627FE"/>
    <w:rsid w:val="00D6333F"/>
    <w:rsid w:val="00D63442"/>
    <w:rsid w:val="00D6392C"/>
    <w:rsid w:val="00D64430"/>
    <w:rsid w:val="00D64658"/>
    <w:rsid w:val="00D64AA9"/>
    <w:rsid w:val="00D651DD"/>
    <w:rsid w:val="00D6594B"/>
    <w:rsid w:val="00D66CC1"/>
    <w:rsid w:val="00D67C5D"/>
    <w:rsid w:val="00D67E18"/>
    <w:rsid w:val="00D67F34"/>
    <w:rsid w:val="00D72C41"/>
    <w:rsid w:val="00D72E6C"/>
    <w:rsid w:val="00D7321D"/>
    <w:rsid w:val="00D7332A"/>
    <w:rsid w:val="00D73C81"/>
    <w:rsid w:val="00D73D06"/>
    <w:rsid w:val="00D740EB"/>
    <w:rsid w:val="00D74E27"/>
    <w:rsid w:val="00D753E6"/>
    <w:rsid w:val="00D7561B"/>
    <w:rsid w:val="00D75AC8"/>
    <w:rsid w:val="00D75C9D"/>
    <w:rsid w:val="00D76747"/>
    <w:rsid w:val="00D76DFD"/>
    <w:rsid w:val="00D77605"/>
    <w:rsid w:val="00D77998"/>
    <w:rsid w:val="00D805DD"/>
    <w:rsid w:val="00D80C99"/>
    <w:rsid w:val="00D810A1"/>
    <w:rsid w:val="00D81678"/>
    <w:rsid w:val="00D816C6"/>
    <w:rsid w:val="00D822B9"/>
    <w:rsid w:val="00D82523"/>
    <w:rsid w:val="00D83019"/>
    <w:rsid w:val="00D8317A"/>
    <w:rsid w:val="00D84AD8"/>
    <w:rsid w:val="00D84B26"/>
    <w:rsid w:val="00D85233"/>
    <w:rsid w:val="00D85B66"/>
    <w:rsid w:val="00D860FA"/>
    <w:rsid w:val="00D86205"/>
    <w:rsid w:val="00D901D5"/>
    <w:rsid w:val="00D9058F"/>
    <w:rsid w:val="00D907FC"/>
    <w:rsid w:val="00D90FD1"/>
    <w:rsid w:val="00D9188A"/>
    <w:rsid w:val="00D9287F"/>
    <w:rsid w:val="00D928AE"/>
    <w:rsid w:val="00D928E4"/>
    <w:rsid w:val="00D9308D"/>
    <w:rsid w:val="00D93AF6"/>
    <w:rsid w:val="00D93B5E"/>
    <w:rsid w:val="00D93C47"/>
    <w:rsid w:val="00D94421"/>
    <w:rsid w:val="00D948BF"/>
    <w:rsid w:val="00D94C0C"/>
    <w:rsid w:val="00D95462"/>
    <w:rsid w:val="00D954B6"/>
    <w:rsid w:val="00D95659"/>
    <w:rsid w:val="00D95687"/>
    <w:rsid w:val="00D95783"/>
    <w:rsid w:val="00D95AD3"/>
    <w:rsid w:val="00D95D12"/>
    <w:rsid w:val="00D95FA7"/>
    <w:rsid w:val="00D96247"/>
    <w:rsid w:val="00D969B8"/>
    <w:rsid w:val="00D96B36"/>
    <w:rsid w:val="00DA0988"/>
    <w:rsid w:val="00DA1861"/>
    <w:rsid w:val="00DA20E0"/>
    <w:rsid w:val="00DA27B0"/>
    <w:rsid w:val="00DA317C"/>
    <w:rsid w:val="00DA352A"/>
    <w:rsid w:val="00DA35DD"/>
    <w:rsid w:val="00DA3C47"/>
    <w:rsid w:val="00DA3FE1"/>
    <w:rsid w:val="00DA4827"/>
    <w:rsid w:val="00DA489F"/>
    <w:rsid w:val="00DA4B4B"/>
    <w:rsid w:val="00DA4EE7"/>
    <w:rsid w:val="00DA5DE7"/>
    <w:rsid w:val="00DA5EA0"/>
    <w:rsid w:val="00DA69F4"/>
    <w:rsid w:val="00DA6D40"/>
    <w:rsid w:val="00DA7015"/>
    <w:rsid w:val="00DA70F4"/>
    <w:rsid w:val="00DA739B"/>
    <w:rsid w:val="00DA7447"/>
    <w:rsid w:val="00DA793D"/>
    <w:rsid w:val="00DA79EC"/>
    <w:rsid w:val="00DAEECA"/>
    <w:rsid w:val="00DB01D4"/>
    <w:rsid w:val="00DB08AA"/>
    <w:rsid w:val="00DB1B26"/>
    <w:rsid w:val="00DB268F"/>
    <w:rsid w:val="00DB2769"/>
    <w:rsid w:val="00DB2D87"/>
    <w:rsid w:val="00DB3D1A"/>
    <w:rsid w:val="00DB40E5"/>
    <w:rsid w:val="00DB4EE8"/>
    <w:rsid w:val="00DB501F"/>
    <w:rsid w:val="00DB527D"/>
    <w:rsid w:val="00DB6329"/>
    <w:rsid w:val="00DB6FAA"/>
    <w:rsid w:val="00DB7CB7"/>
    <w:rsid w:val="00DC03BD"/>
    <w:rsid w:val="00DC09A9"/>
    <w:rsid w:val="00DC114D"/>
    <w:rsid w:val="00DC18BC"/>
    <w:rsid w:val="00DC1F0E"/>
    <w:rsid w:val="00DC296E"/>
    <w:rsid w:val="00DC2D60"/>
    <w:rsid w:val="00DC2D91"/>
    <w:rsid w:val="00DC30B3"/>
    <w:rsid w:val="00DC3279"/>
    <w:rsid w:val="00DC3CF2"/>
    <w:rsid w:val="00DC43F8"/>
    <w:rsid w:val="00DC6C74"/>
    <w:rsid w:val="00DC6FC1"/>
    <w:rsid w:val="00DC7531"/>
    <w:rsid w:val="00DC792D"/>
    <w:rsid w:val="00DD05F1"/>
    <w:rsid w:val="00DD073A"/>
    <w:rsid w:val="00DD09EC"/>
    <w:rsid w:val="00DD0BD9"/>
    <w:rsid w:val="00DD1073"/>
    <w:rsid w:val="00DD148E"/>
    <w:rsid w:val="00DD18ED"/>
    <w:rsid w:val="00DD1F64"/>
    <w:rsid w:val="00DD295B"/>
    <w:rsid w:val="00DD3B20"/>
    <w:rsid w:val="00DD40A5"/>
    <w:rsid w:val="00DD4313"/>
    <w:rsid w:val="00DD463F"/>
    <w:rsid w:val="00DD4AB3"/>
    <w:rsid w:val="00DD4C8F"/>
    <w:rsid w:val="00DD5178"/>
    <w:rsid w:val="00DD51EF"/>
    <w:rsid w:val="00DD523C"/>
    <w:rsid w:val="00DD59E0"/>
    <w:rsid w:val="00DD60A9"/>
    <w:rsid w:val="00DD6E06"/>
    <w:rsid w:val="00DD7C8C"/>
    <w:rsid w:val="00DE057B"/>
    <w:rsid w:val="00DE096A"/>
    <w:rsid w:val="00DE1B03"/>
    <w:rsid w:val="00DE275B"/>
    <w:rsid w:val="00DE30A1"/>
    <w:rsid w:val="00DE32BC"/>
    <w:rsid w:val="00DE33C3"/>
    <w:rsid w:val="00DE402E"/>
    <w:rsid w:val="00DE4C5F"/>
    <w:rsid w:val="00DE4EDF"/>
    <w:rsid w:val="00DE51DE"/>
    <w:rsid w:val="00DE57F0"/>
    <w:rsid w:val="00DE5A43"/>
    <w:rsid w:val="00DE5A86"/>
    <w:rsid w:val="00DE6648"/>
    <w:rsid w:val="00DE6B9A"/>
    <w:rsid w:val="00DE6EE8"/>
    <w:rsid w:val="00DE720E"/>
    <w:rsid w:val="00DE7281"/>
    <w:rsid w:val="00DE72B5"/>
    <w:rsid w:val="00DE7D25"/>
    <w:rsid w:val="00DF090C"/>
    <w:rsid w:val="00DF0AAD"/>
    <w:rsid w:val="00DF0F2F"/>
    <w:rsid w:val="00DF1F57"/>
    <w:rsid w:val="00DF266B"/>
    <w:rsid w:val="00DF2B5B"/>
    <w:rsid w:val="00DF2E3E"/>
    <w:rsid w:val="00DF3045"/>
    <w:rsid w:val="00DF35F3"/>
    <w:rsid w:val="00DF3C5E"/>
    <w:rsid w:val="00DF5048"/>
    <w:rsid w:val="00DF538A"/>
    <w:rsid w:val="00E006EC"/>
    <w:rsid w:val="00E013D5"/>
    <w:rsid w:val="00E013F7"/>
    <w:rsid w:val="00E02049"/>
    <w:rsid w:val="00E02A00"/>
    <w:rsid w:val="00E02B4A"/>
    <w:rsid w:val="00E02CB0"/>
    <w:rsid w:val="00E03159"/>
    <w:rsid w:val="00E038A5"/>
    <w:rsid w:val="00E03F1D"/>
    <w:rsid w:val="00E041AF"/>
    <w:rsid w:val="00E0502E"/>
    <w:rsid w:val="00E0535A"/>
    <w:rsid w:val="00E0557F"/>
    <w:rsid w:val="00E0588C"/>
    <w:rsid w:val="00E05F98"/>
    <w:rsid w:val="00E06044"/>
    <w:rsid w:val="00E06238"/>
    <w:rsid w:val="00E06D7A"/>
    <w:rsid w:val="00E07019"/>
    <w:rsid w:val="00E07430"/>
    <w:rsid w:val="00E07A57"/>
    <w:rsid w:val="00E101C6"/>
    <w:rsid w:val="00E10F51"/>
    <w:rsid w:val="00E11174"/>
    <w:rsid w:val="00E11178"/>
    <w:rsid w:val="00E11CA3"/>
    <w:rsid w:val="00E11DC9"/>
    <w:rsid w:val="00E1228A"/>
    <w:rsid w:val="00E12DE8"/>
    <w:rsid w:val="00E13159"/>
    <w:rsid w:val="00E139D0"/>
    <w:rsid w:val="00E13E5E"/>
    <w:rsid w:val="00E14344"/>
    <w:rsid w:val="00E1471F"/>
    <w:rsid w:val="00E14D81"/>
    <w:rsid w:val="00E15023"/>
    <w:rsid w:val="00E1555D"/>
    <w:rsid w:val="00E159D6"/>
    <w:rsid w:val="00E15DAA"/>
    <w:rsid w:val="00E15F08"/>
    <w:rsid w:val="00E165EB"/>
    <w:rsid w:val="00E16A95"/>
    <w:rsid w:val="00E17808"/>
    <w:rsid w:val="00E17C83"/>
    <w:rsid w:val="00E2223B"/>
    <w:rsid w:val="00E22AE8"/>
    <w:rsid w:val="00E22CF6"/>
    <w:rsid w:val="00E22FD9"/>
    <w:rsid w:val="00E23169"/>
    <w:rsid w:val="00E246A6"/>
    <w:rsid w:val="00E24727"/>
    <w:rsid w:val="00E24926"/>
    <w:rsid w:val="00E25547"/>
    <w:rsid w:val="00E2570D"/>
    <w:rsid w:val="00E25A20"/>
    <w:rsid w:val="00E25ADA"/>
    <w:rsid w:val="00E2619E"/>
    <w:rsid w:val="00E262E8"/>
    <w:rsid w:val="00E263EE"/>
    <w:rsid w:val="00E26B43"/>
    <w:rsid w:val="00E26B60"/>
    <w:rsid w:val="00E27656"/>
    <w:rsid w:val="00E2767A"/>
    <w:rsid w:val="00E27A53"/>
    <w:rsid w:val="00E30A4E"/>
    <w:rsid w:val="00E30BC5"/>
    <w:rsid w:val="00E339AC"/>
    <w:rsid w:val="00E347B2"/>
    <w:rsid w:val="00E3502C"/>
    <w:rsid w:val="00E3595A"/>
    <w:rsid w:val="00E35CD1"/>
    <w:rsid w:val="00E3664D"/>
    <w:rsid w:val="00E37740"/>
    <w:rsid w:val="00E37936"/>
    <w:rsid w:val="00E37BE4"/>
    <w:rsid w:val="00E37C07"/>
    <w:rsid w:val="00E403F5"/>
    <w:rsid w:val="00E409A5"/>
    <w:rsid w:val="00E40A30"/>
    <w:rsid w:val="00E40E40"/>
    <w:rsid w:val="00E4198D"/>
    <w:rsid w:val="00E41C19"/>
    <w:rsid w:val="00E41E98"/>
    <w:rsid w:val="00E42481"/>
    <w:rsid w:val="00E42E52"/>
    <w:rsid w:val="00E4324B"/>
    <w:rsid w:val="00E4368A"/>
    <w:rsid w:val="00E447D1"/>
    <w:rsid w:val="00E45E90"/>
    <w:rsid w:val="00E45F36"/>
    <w:rsid w:val="00E461C7"/>
    <w:rsid w:val="00E462BF"/>
    <w:rsid w:val="00E46767"/>
    <w:rsid w:val="00E4784D"/>
    <w:rsid w:val="00E47CBD"/>
    <w:rsid w:val="00E505DF"/>
    <w:rsid w:val="00E505EE"/>
    <w:rsid w:val="00E507E1"/>
    <w:rsid w:val="00E50C66"/>
    <w:rsid w:val="00E50F74"/>
    <w:rsid w:val="00E514F6"/>
    <w:rsid w:val="00E517A9"/>
    <w:rsid w:val="00E52D58"/>
    <w:rsid w:val="00E530A7"/>
    <w:rsid w:val="00E530AB"/>
    <w:rsid w:val="00E54D00"/>
    <w:rsid w:val="00E5529E"/>
    <w:rsid w:val="00E55F39"/>
    <w:rsid w:val="00E56DEC"/>
    <w:rsid w:val="00E57AE5"/>
    <w:rsid w:val="00E60BCF"/>
    <w:rsid w:val="00E61138"/>
    <w:rsid w:val="00E61773"/>
    <w:rsid w:val="00E61D93"/>
    <w:rsid w:val="00E620D8"/>
    <w:rsid w:val="00E62D42"/>
    <w:rsid w:val="00E63171"/>
    <w:rsid w:val="00E637D5"/>
    <w:rsid w:val="00E63931"/>
    <w:rsid w:val="00E63B03"/>
    <w:rsid w:val="00E63DDD"/>
    <w:rsid w:val="00E6412B"/>
    <w:rsid w:val="00E64859"/>
    <w:rsid w:val="00E64A2E"/>
    <w:rsid w:val="00E64C5F"/>
    <w:rsid w:val="00E6539E"/>
    <w:rsid w:val="00E6637F"/>
    <w:rsid w:val="00E667B5"/>
    <w:rsid w:val="00E676B3"/>
    <w:rsid w:val="00E67E87"/>
    <w:rsid w:val="00E7039A"/>
    <w:rsid w:val="00E70A37"/>
    <w:rsid w:val="00E70C31"/>
    <w:rsid w:val="00E71540"/>
    <w:rsid w:val="00E71DD1"/>
    <w:rsid w:val="00E71F2E"/>
    <w:rsid w:val="00E720A5"/>
    <w:rsid w:val="00E7218C"/>
    <w:rsid w:val="00E72589"/>
    <w:rsid w:val="00E7306A"/>
    <w:rsid w:val="00E73190"/>
    <w:rsid w:val="00E735AE"/>
    <w:rsid w:val="00E73A5F"/>
    <w:rsid w:val="00E75497"/>
    <w:rsid w:val="00E75A12"/>
    <w:rsid w:val="00E75E54"/>
    <w:rsid w:val="00E76306"/>
    <w:rsid w:val="00E7658C"/>
    <w:rsid w:val="00E76A4B"/>
    <w:rsid w:val="00E76CA2"/>
    <w:rsid w:val="00E773A7"/>
    <w:rsid w:val="00E776A2"/>
    <w:rsid w:val="00E77C88"/>
    <w:rsid w:val="00E8056A"/>
    <w:rsid w:val="00E81481"/>
    <w:rsid w:val="00E82061"/>
    <w:rsid w:val="00E8333F"/>
    <w:rsid w:val="00E83DFF"/>
    <w:rsid w:val="00E84062"/>
    <w:rsid w:val="00E84847"/>
    <w:rsid w:val="00E8608F"/>
    <w:rsid w:val="00E871C0"/>
    <w:rsid w:val="00E87523"/>
    <w:rsid w:val="00E91FFB"/>
    <w:rsid w:val="00E9288B"/>
    <w:rsid w:val="00E929BC"/>
    <w:rsid w:val="00E938BE"/>
    <w:rsid w:val="00E93AEC"/>
    <w:rsid w:val="00E93CAF"/>
    <w:rsid w:val="00E945AB"/>
    <w:rsid w:val="00E94944"/>
    <w:rsid w:val="00E949AF"/>
    <w:rsid w:val="00E95177"/>
    <w:rsid w:val="00E95355"/>
    <w:rsid w:val="00E958FA"/>
    <w:rsid w:val="00E95928"/>
    <w:rsid w:val="00E95E14"/>
    <w:rsid w:val="00E95EC6"/>
    <w:rsid w:val="00E96105"/>
    <w:rsid w:val="00E9674C"/>
    <w:rsid w:val="00E96D98"/>
    <w:rsid w:val="00E973D8"/>
    <w:rsid w:val="00E97405"/>
    <w:rsid w:val="00E97746"/>
    <w:rsid w:val="00E97B2A"/>
    <w:rsid w:val="00EA1734"/>
    <w:rsid w:val="00EA19C8"/>
    <w:rsid w:val="00EA2BDC"/>
    <w:rsid w:val="00EA3070"/>
    <w:rsid w:val="00EA3C73"/>
    <w:rsid w:val="00EA4BB7"/>
    <w:rsid w:val="00EA50B1"/>
    <w:rsid w:val="00EA5808"/>
    <w:rsid w:val="00EA5F0E"/>
    <w:rsid w:val="00EA5FA2"/>
    <w:rsid w:val="00EA60F5"/>
    <w:rsid w:val="00EA62BF"/>
    <w:rsid w:val="00EA636E"/>
    <w:rsid w:val="00EA6601"/>
    <w:rsid w:val="00EA6657"/>
    <w:rsid w:val="00EA6724"/>
    <w:rsid w:val="00EA75FB"/>
    <w:rsid w:val="00EA7648"/>
    <w:rsid w:val="00EA7922"/>
    <w:rsid w:val="00EA7ABD"/>
    <w:rsid w:val="00EA7DF3"/>
    <w:rsid w:val="00EA7FF1"/>
    <w:rsid w:val="00EB00A9"/>
    <w:rsid w:val="00EB0619"/>
    <w:rsid w:val="00EB1129"/>
    <w:rsid w:val="00EB123A"/>
    <w:rsid w:val="00EB1A8B"/>
    <w:rsid w:val="00EB21E4"/>
    <w:rsid w:val="00EB240C"/>
    <w:rsid w:val="00EB4005"/>
    <w:rsid w:val="00EB452D"/>
    <w:rsid w:val="00EB470B"/>
    <w:rsid w:val="00EB49AB"/>
    <w:rsid w:val="00EB6D70"/>
    <w:rsid w:val="00EB7136"/>
    <w:rsid w:val="00EC0FDB"/>
    <w:rsid w:val="00EC2498"/>
    <w:rsid w:val="00EC41FC"/>
    <w:rsid w:val="00EC4547"/>
    <w:rsid w:val="00EC4BF2"/>
    <w:rsid w:val="00EC5349"/>
    <w:rsid w:val="00EC5FAB"/>
    <w:rsid w:val="00EC6610"/>
    <w:rsid w:val="00EC7043"/>
    <w:rsid w:val="00EC7957"/>
    <w:rsid w:val="00ED070B"/>
    <w:rsid w:val="00ED070E"/>
    <w:rsid w:val="00ED075C"/>
    <w:rsid w:val="00ED0ECF"/>
    <w:rsid w:val="00ED0F5A"/>
    <w:rsid w:val="00ED1855"/>
    <w:rsid w:val="00ED3579"/>
    <w:rsid w:val="00ED358F"/>
    <w:rsid w:val="00ED45FF"/>
    <w:rsid w:val="00ED4818"/>
    <w:rsid w:val="00ED4CDC"/>
    <w:rsid w:val="00ED5197"/>
    <w:rsid w:val="00ED58BF"/>
    <w:rsid w:val="00ED58CB"/>
    <w:rsid w:val="00ED5A13"/>
    <w:rsid w:val="00ED5F9F"/>
    <w:rsid w:val="00ED672D"/>
    <w:rsid w:val="00ED6BF6"/>
    <w:rsid w:val="00ED6D7E"/>
    <w:rsid w:val="00ED74F9"/>
    <w:rsid w:val="00ED7667"/>
    <w:rsid w:val="00ED78FB"/>
    <w:rsid w:val="00EE0DBE"/>
    <w:rsid w:val="00EE16BA"/>
    <w:rsid w:val="00EE17B4"/>
    <w:rsid w:val="00EE1E4E"/>
    <w:rsid w:val="00EE2CDD"/>
    <w:rsid w:val="00EE30C3"/>
    <w:rsid w:val="00EE379C"/>
    <w:rsid w:val="00EE3FD1"/>
    <w:rsid w:val="00EE4AF4"/>
    <w:rsid w:val="00EE4D72"/>
    <w:rsid w:val="00EE5C3E"/>
    <w:rsid w:val="00EE7301"/>
    <w:rsid w:val="00EE74B3"/>
    <w:rsid w:val="00EE764D"/>
    <w:rsid w:val="00EE7666"/>
    <w:rsid w:val="00EF10F8"/>
    <w:rsid w:val="00EF1546"/>
    <w:rsid w:val="00EF1BC3"/>
    <w:rsid w:val="00EF2D97"/>
    <w:rsid w:val="00EF3D94"/>
    <w:rsid w:val="00EF3F08"/>
    <w:rsid w:val="00EF5086"/>
    <w:rsid w:val="00EF5344"/>
    <w:rsid w:val="00EF5FBA"/>
    <w:rsid w:val="00EF605C"/>
    <w:rsid w:val="00EF6976"/>
    <w:rsid w:val="00EF7089"/>
    <w:rsid w:val="00EF7277"/>
    <w:rsid w:val="00EF7B22"/>
    <w:rsid w:val="00F0127B"/>
    <w:rsid w:val="00F020E9"/>
    <w:rsid w:val="00F0244A"/>
    <w:rsid w:val="00F0355C"/>
    <w:rsid w:val="00F045BF"/>
    <w:rsid w:val="00F04C4B"/>
    <w:rsid w:val="00F05672"/>
    <w:rsid w:val="00F071FC"/>
    <w:rsid w:val="00F07857"/>
    <w:rsid w:val="00F07B6A"/>
    <w:rsid w:val="00F07E24"/>
    <w:rsid w:val="00F1013C"/>
    <w:rsid w:val="00F10535"/>
    <w:rsid w:val="00F10A29"/>
    <w:rsid w:val="00F11EDA"/>
    <w:rsid w:val="00F12091"/>
    <w:rsid w:val="00F127FE"/>
    <w:rsid w:val="00F12A62"/>
    <w:rsid w:val="00F1357A"/>
    <w:rsid w:val="00F13E82"/>
    <w:rsid w:val="00F140D2"/>
    <w:rsid w:val="00F142BC"/>
    <w:rsid w:val="00F143A5"/>
    <w:rsid w:val="00F14505"/>
    <w:rsid w:val="00F1504E"/>
    <w:rsid w:val="00F15387"/>
    <w:rsid w:val="00F175B9"/>
    <w:rsid w:val="00F2044B"/>
    <w:rsid w:val="00F20958"/>
    <w:rsid w:val="00F20AC0"/>
    <w:rsid w:val="00F20B5C"/>
    <w:rsid w:val="00F21481"/>
    <w:rsid w:val="00F21627"/>
    <w:rsid w:val="00F21B23"/>
    <w:rsid w:val="00F21DE2"/>
    <w:rsid w:val="00F22314"/>
    <w:rsid w:val="00F22FC7"/>
    <w:rsid w:val="00F23379"/>
    <w:rsid w:val="00F240F3"/>
    <w:rsid w:val="00F24252"/>
    <w:rsid w:val="00F247C6"/>
    <w:rsid w:val="00F252EF"/>
    <w:rsid w:val="00F25E52"/>
    <w:rsid w:val="00F30925"/>
    <w:rsid w:val="00F30F87"/>
    <w:rsid w:val="00F31278"/>
    <w:rsid w:val="00F316D1"/>
    <w:rsid w:val="00F31BEA"/>
    <w:rsid w:val="00F31FE2"/>
    <w:rsid w:val="00F3322E"/>
    <w:rsid w:val="00F347BA"/>
    <w:rsid w:val="00F34FD8"/>
    <w:rsid w:val="00F357B2"/>
    <w:rsid w:val="00F3644E"/>
    <w:rsid w:val="00F364E5"/>
    <w:rsid w:val="00F368AE"/>
    <w:rsid w:val="00F36F2A"/>
    <w:rsid w:val="00F37065"/>
    <w:rsid w:val="00F37B4C"/>
    <w:rsid w:val="00F37BDB"/>
    <w:rsid w:val="00F4017B"/>
    <w:rsid w:val="00F409D2"/>
    <w:rsid w:val="00F4143A"/>
    <w:rsid w:val="00F4173B"/>
    <w:rsid w:val="00F41FAC"/>
    <w:rsid w:val="00F42180"/>
    <w:rsid w:val="00F4237B"/>
    <w:rsid w:val="00F42793"/>
    <w:rsid w:val="00F42A2F"/>
    <w:rsid w:val="00F42A53"/>
    <w:rsid w:val="00F44430"/>
    <w:rsid w:val="00F44E07"/>
    <w:rsid w:val="00F44E2D"/>
    <w:rsid w:val="00F453EF"/>
    <w:rsid w:val="00F45974"/>
    <w:rsid w:val="00F45E53"/>
    <w:rsid w:val="00F467E4"/>
    <w:rsid w:val="00F46B70"/>
    <w:rsid w:val="00F47228"/>
    <w:rsid w:val="00F505EA"/>
    <w:rsid w:val="00F509C3"/>
    <w:rsid w:val="00F51CF1"/>
    <w:rsid w:val="00F53905"/>
    <w:rsid w:val="00F54184"/>
    <w:rsid w:val="00F547C5"/>
    <w:rsid w:val="00F54965"/>
    <w:rsid w:val="00F549AB"/>
    <w:rsid w:val="00F54AFA"/>
    <w:rsid w:val="00F55103"/>
    <w:rsid w:val="00F552D2"/>
    <w:rsid w:val="00F552E8"/>
    <w:rsid w:val="00F5691F"/>
    <w:rsid w:val="00F56D1E"/>
    <w:rsid w:val="00F5736A"/>
    <w:rsid w:val="00F573CE"/>
    <w:rsid w:val="00F60BE8"/>
    <w:rsid w:val="00F60D89"/>
    <w:rsid w:val="00F6147F"/>
    <w:rsid w:val="00F616F5"/>
    <w:rsid w:val="00F618CC"/>
    <w:rsid w:val="00F619CE"/>
    <w:rsid w:val="00F631D7"/>
    <w:rsid w:val="00F6326B"/>
    <w:rsid w:val="00F63568"/>
    <w:rsid w:val="00F6427C"/>
    <w:rsid w:val="00F64A2F"/>
    <w:rsid w:val="00F6602A"/>
    <w:rsid w:val="00F666A6"/>
    <w:rsid w:val="00F668AA"/>
    <w:rsid w:val="00F66966"/>
    <w:rsid w:val="00F66ACE"/>
    <w:rsid w:val="00F66E0E"/>
    <w:rsid w:val="00F66EB0"/>
    <w:rsid w:val="00F67AEB"/>
    <w:rsid w:val="00F67D30"/>
    <w:rsid w:val="00F7026D"/>
    <w:rsid w:val="00F705BF"/>
    <w:rsid w:val="00F70849"/>
    <w:rsid w:val="00F70B00"/>
    <w:rsid w:val="00F70BF9"/>
    <w:rsid w:val="00F70C08"/>
    <w:rsid w:val="00F70D59"/>
    <w:rsid w:val="00F71207"/>
    <w:rsid w:val="00F71992"/>
    <w:rsid w:val="00F72298"/>
    <w:rsid w:val="00F722F6"/>
    <w:rsid w:val="00F72F2C"/>
    <w:rsid w:val="00F736C3"/>
    <w:rsid w:val="00F7377A"/>
    <w:rsid w:val="00F7383B"/>
    <w:rsid w:val="00F73AF5"/>
    <w:rsid w:val="00F7442D"/>
    <w:rsid w:val="00F764D3"/>
    <w:rsid w:val="00F765B1"/>
    <w:rsid w:val="00F7673D"/>
    <w:rsid w:val="00F77761"/>
    <w:rsid w:val="00F77A80"/>
    <w:rsid w:val="00F8174D"/>
    <w:rsid w:val="00F81F7E"/>
    <w:rsid w:val="00F81F98"/>
    <w:rsid w:val="00F82FF6"/>
    <w:rsid w:val="00F8351F"/>
    <w:rsid w:val="00F8384E"/>
    <w:rsid w:val="00F83B45"/>
    <w:rsid w:val="00F83C26"/>
    <w:rsid w:val="00F84743"/>
    <w:rsid w:val="00F84CA1"/>
    <w:rsid w:val="00F85F2C"/>
    <w:rsid w:val="00F86481"/>
    <w:rsid w:val="00F864A8"/>
    <w:rsid w:val="00F86A85"/>
    <w:rsid w:val="00F86C35"/>
    <w:rsid w:val="00F86E24"/>
    <w:rsid w:val="00F86EBD"/>
    <w:rsid w:val="00F870D0"/>
    <w:rsid w:val="00F8738F"/>
    <w:rsid w:val="00F879EB"/>
    <w:rsid w:val="00F87C3F"/>
    <w:rsid w:val="00F90A3B"/>
    <w:rsid w:val="00F90C25"/>
    <w:rsid w:val="00F91841"/>
    <w:rsid w:val="00F91B9B"/>
    <w:rsid w:val="00F92CF9"/>
    <w:rsid w:val="00F937AD"/>
    <w:rsid w:val="00F94970"/>
    <w:rsid w:val="00F94A4B"/>
    <w:rsid w:val="00F953ED"/>
    <w:rsid w:val="00F957FD"/>
    <w:rsid w:val="00F95B30"/>
    <w:rsid w:val="00F971AD"/>
    <w:rsid w:val="00F976BE"/>
    <w:rsid w:val="00FA061C"/>
    <w:rsid w:val="00FA133E"/>
    <w:rsid w:val="00FA14B4"/>
    <w:rsid w:val="00FA1C6A"/>
    <w:rsid w:val="00FA2503"/>
    <w:rsid w:val="00FA328E"/>
    <w:rsid w:val="00FA32C0"/>
    <w:rsid w:val="00FA37AD"/>
    <w:rsid w:val="00FA41CB"/>
    <w:rsid w:val="00FA4C1B"/>
    <w:rsid w:val="00FA4FDC"/>
    <w:rsid w:val="00FA50DB"/>
    <w:rsid w:val="00FA54CA"/>
    <w:rsid w:val="00FA68F7"/>
    <w:rsid w:val="00FA7838"/>
    <w:rsid w:val="00FA7CC9"/>
    <w:rsid w:val="00FB06D1"/>
    <w:rsid w:val="00FB09F0"/>
    <w:rsid w:val="00FB0E31"/>
    <w:rsid w:val="00FB1435"/>
    <w:rsid w:val="00FB2A95"/>
    <w:rsid w:val="00FB35E3"/>
    <w:rsid w:val="00FB3702"/>
    <w:rsid w:val="00FB3BE4"/>
    <w:rsid w:val="00FB4900"/>
    <w:rsid w:val="00FB5121"/>
    <w:rsid w:val="00FB528D"/>
    <w:rsid w:val="00FB593D"/>
    <w:rsid w:val="00FB5BB4"/>
    <w:rsid w:val="00FB5D7B"/>
    <w:rsid w:val="00FB6A4F"/>
    <w:rsid w:val="00FB6CFD"/>
    <w:rsid w:val="00FB6E12"/>
    <w:rsid w:val="00FB7750"/>
    <w:rsid w:val="00FC0498"/>
    <w:rsid w:val="00FC15EC"/>
    <w:rsid w:val="00FC20A4"/>
    <w:rsid w:val="00FC2243"/>
    <w:rsid w:val="00FC225F"/>
    <w:rsid w:val="00FC26B8"/>
    <w:rsid w:val="00FC2867"/>
    <w:rsid w:val="00FC299A"/>
    <w:rsid w:val="00FC36C1"/>
    <w:rsid w:val="00FC441A"/>
    <w:rsid w:val="00FC4B5E"/>
    <w:rsid w:val="00FC503A"/>
    <w:rsid w:val="00FC511F"/>
    <w:rsid w:val="00FC5C87"/>
    <w:rsid w:val="00FC60A1"/>
    <w:rsid w:val="00FC60AC"/>
    <w:rsid w:val="00FC6A90"/>
    <w:rsid w:val="00FC6E38"/>
    <w:rsid w:val="00FD1870"/>
    <w:rsid w:val="00FD1DD5"/>
    <w:rsid w:val="00FD2074"/>
    <w:rsid w:val="00FD2D9E"/>
    <w:rsid w:val="00FD2ECE"/>
    <w:rsid w:val="00FD3C2F"/>
    <w:rsid w:val="00FD3F28"/>
    <w:rsid w:val="00FD4317"/>
    <w:rsid w:val="00FD51B8"/>
    <w:rsid w:val="00FD5473"/>
    <w:rsid w:val="00FD58E8"/>
    <w:rsid w:val="00FD5E2E"/>
    <w:rsid w:val="00FD5E32"/>
    <w:rsid w:val="00FD673A"/>
    <w:rsid w:val="00FD735C"/>
    <w:rsid w:val="00FD737B"/>
    <w:rsid w:val="00FD7743"/>
    <w:rsid w:val="00FD7B27"/>
    <w:rsid w:val="00FD7E47"/>
    <w:rsid w:val="00FE0182"/>
    <w:rsid w:val="00FE0733"/>
    <w:rsid w:val="00FE0EF7"/>
    <w:rsid w:val="00FE1BCE"/>
    <w:rsid w:val="00FE2579"/>
    <w:rsid w:val="00FE279C"/>
    <w:rsid w:val="00FE2AE4"/>
    <w:rsid w:val="00FE32A7"/>
    <w:rsid w:val="00FE3356"/>
    <w:rsid w:val="00FE36F4"/>
    <w:rsid w:val="00FE3DE4"/>
    <w:rsid w:val="00FE4A89"/>
    <w:rsid w:val="00FE56EF"/>
    <w:rsid w:val="00FE65AD"/>
    <w:rsid w:val="00FE6719"/>
    <w:rsid w:val="00FE6FE4"/>
    <w:rsid w:val="00FE7F5F"/>
    <w:rsid w:val="00FF061A"/>
    <w:rsid w:val="00FF07DC"/>
    <w:rsid w:val="00FF0B8B"/>
    <w:rsid w:val="00FF0C0E"/>
    <w:rsid w:val="00FF126E"/>
    <w:rsid w:val="00FF1593"/>
    <w:rsid w:val="00FF1C62"/>
    <w:rsid w:val="00FF1DED"/>
    <w:rsid w:val="00FF239B"/>
    <w:rsid w:val="00FF29D8"/>
    <w:rsid w:val="00FF2B7D"/>
    <w:rsid w:val="00FF2BB1"/>
    <w:rsid w:val="00FF40DF"/>
    <w:rsid w:val="00FF52F9"/>
    <w:rsid w:val="00FF56C0"/>
    <w:rsid w:val="00FF58D5"/>
    <w:rsid w:val="00FF60FE"/>
    <w:rsid w:val="00FF63C0"/>
    <w:rsid w:val="00FF656E"/>
    <w:rsid w:val="00FF6657"/>
    <w:rsid w:val="00FF6BF3"/>
    <w:rsid w:val="00FF7552"/>
    <w:rsid w:val="00FF7E0B"/>
    <w:rsid w:val="01919F57"/>
    <w:rsid w:val="03327FC8"/>
    <w:rsid w:val="064C9407"/>
    <w:rsid w:val="0B203291"/>
    <w:rsid w:val="0B45F792"/>
    <w:rsid w:val="0C2E4062"/>
    <w:rsid w:val="10C89FE2"/>
    <w:rsid w:val="16040B84"/>
    <w:rsid w:val="1AFFDC29"/>
    <w:rsid w:val="1CB7418C"/>
    <w:rsid w:val="200B2376"/>
    <w:rsid w:val="22744541"/>
    <w:rsid w:val="2421D95F"/>
    <w:rsid w:val="25F255D2"/>
    <w:rsid w:val="2695315B"/>
    <w:rsid w:val="282A40BA"/>
    <w:rsid w:val="2A094FBC"/>
    <w:rsid w:val="2EE530B1"/>
    <w:rsid w:val="3413C8A4"/>
    <w:rsid w:val="392FB951"/>
    <w:rsid w:val="3D1D211F"/>
    <w:rsid w:val="3F4EE6DD"/>
    <w:rsid w:val="3FEF3AFA"/>
    <w:rsid w:val="45FD12F5"/>
    <w:rsid w:val="46F5EC99"/>
    <w:rsid w:val="4A741461"/>
    <w:rsid w:val="4BE26B65"/>
    <w:rsid w:val="4BF4A5FE"/>
    <w:rsid w:val="4C8F378C"/>
    <w:rsid w:val="4E0DCBB1"/>
    <w:rsid w:val="4EF0F715"/>
    <w:rsid w:val="4FC3136B"/>
    <w:rsid w:val="52781377"/>
    <w:rsid w:val="5444D3B9"/>
    <w:rsid w:val="56CFF4F7"/>
    <w:rsid w:val="57B340A0"/>
    <w:rsid w:val="588798C9"/>
    <w:rsid w:val="5A19DE6B"/>
    <w:rsid w:val="5B25FD84"/>
    <w:rsid w:val="5C1949F7"/>
    <w:rsid w:val="5EEBA4B4"/>
    <w:rsid w:val="6678B21D"/>
    <w:rsid w:val="6B5AD66B"/>
    <w:rsid w:val="6C712F26"/>
    <w:rsid w:val="6EC55922"/>
    <w:rsid w:val="71027140"/>
    <w:rsid w:val="730A04DE"/>
    <w:rsid w:val="7462895F"/>
    <w:rsid w:val="74B5C163"/>
    <w:rsid w:val="75F3C2D6"/>
    <w:rsid w:val="7803AF59"/>
    <w:rsid w:val="783EFFB3"/>
    <w:rsid w:val="7A91F771"/>
    <w:rsid w:val="7AD9E7E0"/>
    <w:rsid w:val="7BB04B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5"/>
    <w:qFormat/>
    <w:uiPriority w:val="0"/>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36"/>
    <w:unhideWhenUsed/>
    <w:uiPriority w:val="99"/>
    <w:rPr>
      <w:sz w:val="20"/>
      <w:szCs w:val="20"/>
    </w:rPr>
  </w:style>
  <w:style w:type="paragraph" w:styleId="4">
    <w:name w:val="List 2"/>
    <w:basedOn w:val="5"/>
    <w:uiPriority w:val="0"/>
    <w:pPr>
      <w:numPr>
        <w:ilvl w:val="1"/>
      </w:numPr>
      <w:tabs>
        <w:tab w:val="left" w:pos="360"/>
      </w:tabs>
      <w:ind w:left="1440"/>
    </w:pPr>
  </w:style>
  <w:style w:type="paragraph" w:styleId="5">
    <w:name w:val="List"/>
    <w:basedOn w:val="6"/>
    <w:uiPriority w:val="0"/>
    <w:pPr>
      <w:numPr>
        <w:ilvl w:val="0"/>
        <w:numId w:val="1"/>
      </w:numPr>
      <w:pBdr>
        <w:top w:val="none" w:color="auto" w:sz="0" w:space="0"/>
        <w:left w:val="none" w:color="auto" w:sz="0" w:space="0"/>
        <w:bottom w:val="none" w:color="auto" w:sz="0" w:space="0"/>
        <w:right w:val="none" w:color="auto" w:sz="0" w:space="0"/>
      </w:pBdr>
      <w:tabs>
        <w:tab w:val="left" w:pos="360"/>
      </w:tabs>
      <w:spacing w:before="100" w:beforeAutospacing="1" w:after="100" w:afterAutospacing="1"/>
      <w:ind w:left="720" w:right="720" w:firstLine="0"/>
    </w:pPr>
    <w:rPr>
      <w:rFonts w:ascii="Times New Roman" w:hAnsi="Times New Roman" w:eastAsia="Times New Roman" w:cs="Times New Roman"/>
      <w:iCs w:val="0"/>
      <w:color w:val="auto"/>
    </w:rPr>
  </w:style>
  <w:style w:type="paragraph" w:styleId="6">
    <w:name w:val="Block Text"/>
    <w:basedOn w:val="1"/>
    <w:semiHidden/>
    <w:unhideWhenUsed/>
    <w:qFormat/>
    <w:uiPriority w:val="99"/>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eastAsiaTheme="minorEastAsia" w:cstheme="minorBidi"/>
      <w:i/>
      <w:iCs/>
      <w:color w:val="4472C4" w:themeColor="accent1"/>
      <w14:textFill>
        <w14:solidFill>
          <w14:schemeClr w14:val="accent1"/>
        </w14:solidFill>
      </w14:textFill>
    </w:rPr>
  </w:style>
  <w:style w:type="paragraph" w:styleId="7">
    <w:name w:val="footer"/>
    <w:basedOn w:val="1"/>
    <w:link w:val="29"/>
    <w:unhideWhenUsed/>
    <w:uiPriority w:val="0"/>
    <w:pPr>
      <w:tabs>
        <w:tab w:val="center" w:pos="4680"/>
        <w:tab w:val="right" w:pos="9360"/>
      </w:tabs>
    </w:pPr>
  </w:style>
  <w:style w:type="paragraph" w:styleId="8">
    <w:name w:val="header"/>
    <w:basedOn w:val="1"/>
    <w:link w:val="28"/>
    <w:unhideWhenUsed/>
    <w:uiPriority w:val="99"/>
    <w:pPr>
      <w:tabs>
        <w:tab w:val="center" w:pos="4680"/>
        <w:tab w:val="right" w:pos="9360"/>
      </w:tabs>
    </w:pPr>
  </w:style>
  <w:style w:type="paragraph" w:styleId="9">
    <w:name w:val="footnote text"/>
    <w:basedOn w:val="1"/>
    <w:link w:val="45"/>
    <w:semiHidden/>
    <w:unhideWhenUsed/>
    <w:uiPriority w:val="99"/>
    <w:rPr>
      <w:sz w:val="20"/>
      <w:szCs w:val="20"/>
    </w:rPr>
  </w:style>
  <w:style w:type="paragraph" w:styleId="10">
    <w:name w:val="Normal (Web)"/>
    <w:basedOn w:val="1"/>
    <w:unhideWhenUsed/>
    <w:uiPriority w:val="99"/>
    <w:pPr>
      <w:spacing w:before="100" w:beforeAutospacing="1" w:after="100" w:afterAutospacing="1"/>
    </w:pPr>
  </w:style>
  <w:style w:type="paragraph" w:styleId="11">
    <w:name w:val="Title"/>
    <w:basedOn w:val="1"/>
    <w:next w:val="1"/>
    <w:link w:val="26"/>
    <w:qFormat/>
    <w:uiPriority w:val="10"/>
    <w:pPr>
      <w:contextualSpacing/>
    </w:pPr>
    <w:rPr>
      <w:rFonts w:asciiTheme="majorHAnsi" w:hAnsiTheme="majorHAnsi" w:eastAsiaTheme="majorEastAsia" w:cstheme="majorBidi"/>
      <w:spacing w:val="-10"/>
      <w:kern w:val="28"/>
      <w:sz w:val="56"/>
      <w:szCs w:val="56"/>
    </w:rPr>
  </w:style>
  <w:style w:type="paragraph" w:styleId="12">
    <w:name w:val="annotation subject"/>
    <w:basedOn w:val="3"/>
    <w:next w:val="3"/>
    <w:link w:val="37"/>
    <w:semiHidden/>
    <w:unhideWhenUsed/>
    <w:uiPriority w:val="99"/>
    <w:rPr>
      <w:b/>
      <w:bCs/>
    </w:rPr>
  </w:style>
  <w:style w:type="table" w:styleId="14">
    <w:name w:val="Table Grid"/>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page number"/>
    <w:basedOn w:val="15"/>
    <w:uiPriority w:val="0"/>
  </w:style>
  <w:style w:type="character" w:styleId="18">
    <w:name w:val="FollowedHyperlink"/>
    <w:basedOn w:val="15"/>
    <w:semiHidden/>
    <w:unhideWhenUsed/>
    <w:qFormat/>
    <w:uiPriority w:val="99"/>
    <w:rPr>
      <w:color w:val="954F72" w:themeColor="followedHyperlink"/>
      <w:u w:val="single"/>
      <w14:textFill>
        <w14:solidFill>
          <w14:schemeClr w14:val="folHlink"/>
        </w14:solidFill>
      </w14:textFill>
    </w:rPr>
  </w:style>
  <w:style w:type="character" w:styleId="19">
    <w:name w:val="Emphasis"/>
    <w:basedOn w:val="15"/>
    <w:qFormat/>
    <w:uiPriority w:val="20"/>
    <w:rPr>
      <w:i/>
      <w:iCs/>
    </w:rPr>
  </w:style>
  <w:style w:type="character" w:styleId="20">
    <w:name w:val="Hyperlink"/>
    <w:basedOn w:val="15"/>
    <w:unhideWhenUsed/>
    <w:uiPriority w:val="99"/>
    <w:rPr>
      <w:color w:val="0563C1" w:themeColor="hyperlink"/>
      <w:u w:val="single"/>
      <w14:textFill>
        <w14:solidFill>
          <w14:schemeClr w14:val="hlink"/>
        </w14:solidFill>
      </w14:textFill>
    </w:rPr>
  </w:style>
  <w:style w:type="character" w:styleId="21">
    <w:name w:val="annotation reference"/>
    <w:basedOn w:val="15"/>
    <w:semiHidden/>
    <w:unhideWhenUsed/>
    <w:uiPriority w:val="99"/>
    <w:rPr>
      <w:sz w:val="16"/>
      <w:szCs w:val="16"/>
    </w:rPr>
  </w:style>
  <w:style w:type="character" w:styleId="22">
    <w:name w:val="footnote reference"/>
    <w:basedOn w:val="15"/>
    <w:semiHidden/>
    <w:unhideWhenUsed/>
    <w:uiPriority w:val="99"/>
    <w:rPr>
      <w:vertAlign w:val="superscript"/>
    </w:rPr>
  </w:style>
  <w:style w:type="paragraph" w:styleId="23">
    <w:name w:val="List Paragraph"/>
    <w:basedOn w:val="1"/>
    <w:qFormat/>
    <w:uiPriority w:val="34"/>
    <w:pPr>
      <w:ind w:left="720"/>
      <w:contextualSpacing/>
    </w:pPr>
  </w:style>
  <w:style w:type="paragraph" w:customStyle="1" w:styleId="24">
    <w:name w:val="IRB Protocol Section Header"/>
    <w:basedOn w:val="2"/>
    <w:next w:val="1"/>
    <w:qFormat/>
    <w:uiPriority w:val="0"/>
    <w:pPr>
      <w:shd w:val="clear" w:color="auto" w:fill="5179A1"/>
      <w:spacing w:before="320" w:after="160"/>
    </w:pPr>
    <w:rPr>
      <w:rFonts w:asciiTheme="minorHAnsi" w:hAnsiTheme="minorHAnsi"/>
      <w:b/>
      <w:color w:val="FFFFFF" w:themeColor="background1"/>
      <w:sz w:val="28"/>
      <w14:textFill>
        <w14:solidFill>
          <w14:schemeClr w14:val="bg1"/>
        </w14:solidFill>
      </w14:textFill>
    </w:rPr>
  </w:style>
  <w:style w:type="character" w:customStyle="1" w:styleId="25">
    <w:name w:val="Heading 1 Char"/>
    <w:basedOn w:val="15"/>
    <w:link w:val="2"/>
    <w:uiPriority w:val="9"/>
    <w:rPr>
      <w:rFonts w:asciiTheme="majorHAnsi" w:hAnsiTheme="majorHAnsi" w:eastAsiaTheme="majorEastAsia" w:cstheme="majorBidi"/>
      <w:color w:val="2F5597" w:themeColor="accent1" w:themeShade="BF"/>
      <w:sz w:val="32"/>
      <w:szCs w:val="32"/>
    </w:rPr>
  </w:style>
  <w:style w:type="character" w:customStyle="1" w:styleId="26">
    <w:name w:val="Title Char"/>
    <w:basedOn w:val="15"/>
    <w:link w:val="11"/>
    <w:uiPriority w:val="10"/>
    <w:rPr>
      <w:rFonts w:asciiTheme="majorHAnsi" w:hAnsiTheme="majorHAnsi" w:eastAsiaTheme="majorEastAsia" w:cstheme="majorBidi"/>
      <w:spacing w:val="-10"/>
      <w:kern w:val="28"/>
      <w:sz w:val="56"/>
      <w:szCs w:val="56"/>
    </w:rPr>
  </w:style>
  <w:style w:type="character" w:styleId="27">
    <w:name w:val="Placeholder Text"/>
    <w:basedOn w:val="15"/>
    <w:semiHidden/>
    <w:uiPriority w:val="99"/>
    <w:rPr>
      <w:color w:val="808080"/>
    </w:rPr>
  </w:style>
  <w:style w:type="character" w:customStyle="1" w:styleId="28">
    <w:name w:val="Header Char"/>
    <w:basedOn w:val="15"/>
    <w:link w:val="8"/>
    <w:uiPriority w:val="99"/>
    <w:rPr>
      <w:rFonts w:ascii="Times New Roman" w:hAnsi="Times New Roman" w:eastAsia="Times New Roman" w:cs="Times New Roman"/>
      <w:sz w:val="24"/>
      <w:szCs w:val="24"/>
    </w:rPr>
  </w:style>
  <w:style w:type="character" w:customStyle="1" w:styleId="29">
    <w:name w:val="Footer Char"/>
    <w:basedOn w:val="15"/>
    <w:link w:val="7"/>
    <w:uiPriority w:val="0"/>
    <w:rPr>
      <w:rFonts w:ascii="Times New Roman" w:hAnsi="Times New Roman" w:eastAsia="Times New Roman" w:cs="Times New Roman"/>
      <w:sz w:val="24"/>
      <w:szCs w:val="24"/>
    </w:rPr>
  </w:style>
  <w:style w:type="character" w:customStyle="1" w:styleId="30">
    <w:name w:val="Unresolved Mention1"/>
    <w:basedOn w:val="15"/>
    <w:semiHidden/>
    <w:unhideWhenUsed/>
    <w:uiPriority w:val="99"/>
    <w:rPr>
      <w:color w:val="605E5C"/>
      <w:shd w:val="clear" w:color="auto" w:fill="E1DFDD"/>
    </w:rPr>
  </w:style>
  <w:style w:type="paragraph" w:styleId="31">
    <w:name w:val="No Spacing"/>
    <w:qFormat/>
    <w:uiPriority w:val="1"/>
    <w:rPr>
      <w:rFonts w:asciiTheme="minorHAnsi" w:hAnsiTheme="minorHAnsi" w:eastAsiaTheme="minorHAnsi" w:cstheme="minorBidi"/>
      <w:sz w:val="22"/>
      <w:szCs w:val="22"/>
      <w:lang w:val="en-US" w:eastAsia="en-US" w:bidi="ar-SA"/>
    </w:rPr>
  </w:style>
  <w:style w:type="character" w:customStyle="1" w:styleId="32">
    <w:name w:val="TextBox"/>
    <w:basedOn w:val="15"/>
    <w:uiPriority w:val="1"/>
    <w:rPr>
      <w:rFonts w:ascii="Times New Roman" w:hAnsi="Times New Roman"/>
      <w:sz w:val="22"/>
    </w:rPr>
  </w:style>
  <w:style w:type="character" w:customStyle="1" w:styleId="33">
    <w:name w:val="Style1"/>
    <w:basedOn w:val="15"/>
    <w:uiPriority w:val="1"/>
    <w:rPr>
      <w:rFonts w:ascii="Times New Roman" w:hAnsi="Times New Roman"/>
      <w:sz w:val="22"/>
    </w:rPr>
  </w:style>
  <w:style w:type="character" w:customStyle="1" w:styleId="34">
    <w:name w:val="Style2"/>
    <w:basedOn w:val="15"/>
    <w:uiPriority w:val="1"/>
    <w:rPr>
      <w:rFonts w:ascii="Times New Roman" w:hAnsi="Times New Roman"/>
      <w:sz w:val="22"/>
    </w:rPr>
  </w:style>
  <w:style w:type="character" w:customStyle="1" w:styleId="35">
    <w:name w:val="Answer Box Text"/>
    <w:basedOn w:val="15"/>
    <w:qFormat/>
    <w:uiPriority w:val="1"/>
    <w:rPr>
      <w:rFonts w:ascii="Times New Roman" w:hAnsi="Times New Roman"/>
      <w:sz w:val="22"/>
    </w:rPr>
  </w:style>
  <w:style w:type="character" w:customStyle="1" w:styleId="36">
    <w:name w:val="Comment Text Char"/>
    <w:basedOn w:val="15"/>
    <w:link w:val="3"/>
    <w:uiPriority w:val="99"/>
    <w:rPr>
      <w:rFonts w:ascii="Times New Roman" w:hAnsi="Times New Roman" w:eastAsia="Times New Roman" w:cs="Times New Roman"/>
      <w:sz w:val="20"/>
      <w:szCs w:val="20"/>
    </w:rPr>
  </w:style>
  <w:style w:type="character" w:customStyle="1" w:styleId="37">
    <w:name w:val="Comment Subject Char"/>
    <w:basedOn w:val="36"/>
    <w:link w:val="12"/>
    <w:semiHidden/>
    <w:uiPriority w:val="99"/>
    <w:rPr>
      <w:rFonts w:ascii="Times New Roman" w:hAnsi="Times New Roman" w:eastAsia="Times New Roman" w:cs="Times New Roman"/>
      <w:b/>
      <w:bCs/>
      <w:sz w:val="20"/>
      <w:szCs w:val="20"/>
    </w:rPr>
  </w:style>
  <w:style w:type="paragraph" w:customStyle="1" w:styleId="38">
    <w:name w:val="Revision1"/>
    <w:hidden/>
    <w:semiHidden/>
    <w:uiPriority w:val="99"/>
    <w:rPr>
      <w:rFonts w:asciiTheme="minorHAnsi" w:hAnsiTheme="minorHAnsi" w:eastAsiaTheme="minorHAnsi" w:cstheme="minorBidi"/>
      <w:sz w:val="22"/>
      <w:szCs w:val="22"/>
      <w:lang w:val="en-US" w:eastAsia="en-US" w:bidi="ar-SA"/>
    </w:rPr>
  </w:style>
  <w:style w:type="paragraph" w:customStyle="1" w:styleId="39">
    <w:name w:val="sfquestion"/>
    <w:basedOn w:val="1"/>
    <w:uiPriority w:val="0"/>
    <w:pPr>
      <w:spacing w:before="100" w:beforeAutospacing="1" w:after="100" w:afterAutospacing="1"/>
    </w:pPr>
  </w:style>
  <w:style w:type="paragraph" w:customStyle="1" w:styleId="40">
    <w:name w:val="pf0"/>
    <w:basedOn w:val="1"/>
    <w:uiPriority w:val="0"/>
    <w:pPr>
      <w:spacing w:before="100" w:beforeAutospacing="1" w:after="100" w:afterAutospacing="1"/>
    </w:pPr>
  </w:style>
  <w:style w:type="character" w:customStyle="1" w:styleId="41">
    <w:name w:val="cf01"/>
    <w:basedOn w:val="15"/>
    <w:uiPriority w:val="0"/>
    <w:rPr>
      <w:rFonts w:hint="default" w:ascii="Segoe UI" w:hAnsi="Segoe UI" w:cs="Segoe UI"/>
      <w:sz w:val="18"/>
      <w:szCs w:val="18"/>
    </w:rPr>
  </w:style>
  <w:style w:type="character" w:customStyle="1" w:styleId="42">
    <w:name w:val="cf11"/>
    <w:basedOn w:val="15"/>
    <w:uiPriority w:val="0"/>
    <w:rPr>
      <w:rFonts w:hint="default" w:ascii="Segoe UI" w:hAnsi="Segoe UI" w:cs="Segoe UI"/>
      <w:i/>
      <w:iCs/>
      <w:color w:val="595959"/>
      <w:sz w:val="18"/>
      <w:szCs w:val="18"/>
    </w:rPr>
  </w:style>
  <w:style w:type="character" w:customStyle="1" w:styleId="43">
    <w:name w:val="Mention1"/>
    <w:basedOn w:val="15"/>
    <w:unhideWhenUsed/>
    <w:uiPriority w:val="99"/>
    <w:rPr>
      <w:color w:val="2B579A"/>
      <w:shd w:val="clear" w:color="auto" w:fill="E1DFDD"/>
    </w:rPr>
  </w:style>
  <w:style w:type="paragraph" w:customStyle="1" w:styleId="44">
    <w:name w:val="ql-indent-1"/>
    <w:basedOn w:val="1"/>
    <w:uiPriority w:val="0"/>
    <w:pPr>
      <w:spacing w:before="100" w:beforeAutospacing="1" w:after="100" w:afterAutospacing="1"/>
    </w:pPr>
  </w:style>
  <w:style w:type="character" w:customStyle="1" w:styleId="45">
    <w:name w:val="Footnote Text Char"/>
    <w:basedOn w:val="15"/>
    <w:link w:val="9"/>
    <w:semiHidden/>
    <w:uiPriority w:val="99"/>
    <w:rPr>
      <w:rFonts w:ascii="Times New Roman" w:hAnsi="Times New Roman" w:eastAsia="Times New Roman" w:cs="Times New Roman"/>
      <w:sz w:val="20"/>
      <w:szCs w:val="20"/>
    </w:rPr>
  </w:style>
  <w:style w:type="character" w:customStyle="1" w:styleId="46">
    <w:name w:val="Unresolved Mention2"/>
    <w:basedOn w:val="15"/>
    <w:semiHidden/>
    <w:unhideWhenUsed/>
    <w:qFormat/>
    <w:uiPriority w:val="99"/>
    <w:rPr>
      <w:color w:val="605E5C"/>
      <w:shd w:val="clear" w:color="auto" w:fill="E1DFDD"/>
    </w:rPr>
  </w:style>
  <w:style w:type="character" w:customStyle="1" w:styleId="47">
    <w:name w:val="Mention11"/>
    <w:basedOn w:val="15"/>
    <w:unhideWhenUsed/>
    <w:qFormat/>
    <w:uiPriority w:val="99"/>
    <w:rPr>
      <w:color w:val="2B579A"/>
      <w:shd w:val="clear" w:color="auto" w:fill="E1DFDD"/>
    </w:rPr>
  </w:style>
  <w:style w:type="paragraph" w:customStyle="1" w:styleId="48">
    <w:name w:val="Revision11"/>
    <w:next w:val="38"/>
    <w:hidden/>
    <w:semiHidden/>
    <w:qFormat/>
    <w:uiPriority w:val="99"/>
    <w:rPr>
      <w:rFonts w:asciiTheme="minorHAnsi" w:hAnsiTheme="minorHAnsi" w:eastAsiaTheme="minorHAnsi" w:cstheme="minorBidi"/>
      <w:sz w:val="22"/>
      <w:szCs w:val="22"/>
      <w:lang w:val="en-US" w:eastAsia="en-US" w:bidi="ar-SA"/>
    </w:rPr>
  </w:style>
  <w:style w:type="character" w:customStyle="1" w:styleId="49">
    <w:name w:val="Unresolved Mention11"/>
    <w:basedOn w:val="15"/>
    <w:semiHidden/>
    <w:unhideWhenUsed/>
    <w:qFormat/>
    <w:uiPriority w:val="99"/>
    <w:rPr>
      <w:color w:val="605E5C"/>
      <w:shd w:val="clear" w:color="auto" w:fill="E1DFDD"/>
    </w:rPr>
  </w:style>
  <w:style w:type="paragraph" w:customStyle="1" w:styleId="50">
    <w:name w:val="Revision"/>
    <w:hidden/>
    <w:unhideWhenUsed/>
    <w:uiPriority w:val="99"/>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openxmlformats.org/officeDocument/2006/relationships/glossaryDocument" Target="glossary/document.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1A00BE7D8CD4071B4BBEA6704F5F4CD"/>
        <w:style w:val=""/>
        <w:category>
          <w:name w:val="General"/>
          <w:gallery w:val="placeholder"/>
        </w:category>
        <w:types>
          <w:type w:val="bbPlcHdr"/>
        </w:types>
        <w:behaviors>
          <w:behavior w:val="content"/>
        </w:behaviors>
        <w:description w:val=""/>
        <w:guid w:val="{5B2404B0-3FC6-4DEC-89AF-FD5D80F2DB05}"/>
      </w:docPartPr>
      <w:docPartBody>
        <w:p w14:paraId="7D523486">
          <w:pPr>
            <w:pStyle w:val="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AFCEEB3ED5CA413A894EF69AACD5C855"/>
        <w:style w:val=""/>
        <w:category>
          <w:name w:val="General"/>
          <w:gallery w:val="placeholder"/>
        </w:category>
        <w:types>
          <w:type w:val="bbPlcHdr"/>
        </w:types>
        <w:behaviors>
          <w:behavior w:val="content"/>
        </w:behaviors>
        <w:description w:val=""/>
        <w:guid w:val="{F6BCF425-B744-44BA-A49A-2AD6F4CA21A4}"/>
      </w:docPartPr>
      <w:docPartBody>
        <w:p w14:paraId="0DD4EC70">
          <w:pPr>
            <w:pStyle w:val="1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6DA3E9F1FA649FFB2D900591A3D5A7B"/>
        <w:style w:val=""/>
        <w:category>
          <w:name w:val="General"/>
          <w:gallery w:val="placeholder"/>
        </w:category>
        <w:types>
          <w:type w:val="bbPlcHdr"/>
        </w:types>
        <w:behaviors>
          <w:behavior w:val="content"/>
        </w:behaviors>
        <w:description w:val=""/>
        <w:guid w:val="{465302D3-9DAB-4106-892B-E798A7AC4CAB}"/>
      </w:docPartPr>
      <w:docPartBody>
        <w:p w14:paraId="27FBB1CF">
          <w:pPr>
            <w:pStyle w:val="1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F4F76A5EA97746189105440265B53FD3"/>
        <w:style w:val=""/>
        <w:category>
          <w:name w:val="General"/>
          <w:gallery w:val="placeholder"/>
        </w:category>
        <w:types>
          <w:type w:val="bbPlcHdr"/>
        </w:types>
        <w:behaviors>
          <w:behavior w:val="content"/>
        </w:behaviors>
        <w:description w:val=""/>
        <w:guid w:val="{71C30EAE-7E32-43B3-B9D7-5D5DDB66D230}"/>
      </w:docPartPr>
      <w:docPartBody>
        <w:p w14:paraId="30A0CB1F">
          <w:pPr>
            <w:pStyle w:val="8"/>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9175B256230148F8867A79BEB32CE876"/>
        <w:style w:val=""/>
        <w:category>
          <w:name w:val="General"/>
          <w:gallery w:val="placeholder"/>
        </w:category>
        <w:types>
          <w:type w:val="bbPlcHdr"/>
        </w:types>
        <w:behaviors>
          <w:behavior w:val="content"/>
        </w:behaviors>
        <w:description w:val=""/>
        <w:guid w:val="{B9B345F2-4BA7-405E-8287-F9E5D541F2FF}"/>
      </w:docPartPr>
      <w:docPartBody>
        <w:p w14:paraId="0DA8CBC0">
          <w:pPr>
            <w:pStyle w:val="14"/>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8C7491C0E51C4EAE928CA5BE482AFC97"/>
        <w:style w:val=""/>
        <w:category>
          <w:name w:val="General"/>
          <w:gallery w:val="placeholder"/>
        </w:category>
        <w:types>
          <w:type w:val="bbPlcHdr"/>
        </w:types>
        <w:behaviors>
          <w:behavior w:val="content"/>
        </w:behaviors>
        <w:description w:val=""/>
        <w:guid w:val="{CE0BD276-8B09-4803-A3A1-28C77C0BBBF5}"/>
      </w:docPartPr>
      <w:docPartBody>
        <w:p w14:paraId="2E827D8A">
          <w:pPr>
            <w:pStyle w:val="1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D0BD7F52758A49A4BCEEA05B521D8CD5"/>
        <w:style w:val=""/>
        <w:category>
          <w:name w:val="General"/>
          <w:gallery w:val="placeholder"/>
        </w:category>
        <w:types>
          <w:type w:val="bbPlcHdr"/>
        </w:types>
        <w:behaviors>
          <w:behavior w:val="content"/>
        </w:behaviors>
        <w:description w:val=""/>
        <w:guid w:val="{5527FEF7-55A2-47B6-B532-F73D6D9EAC80}"/>
      </w:docPartPr>
      <w:docPartBody>
        <w:p w14:paraId="367BE70A">
          <w:pPr>
            <w:pStyle w:val="1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E724A95E408748DBB978DDC0B2E6477B"/>
        <w:style w:val=""/>
        <w:category>
          <w:name w:val="General"/>
          <w:gallery w:val="placeholder"/>
        </w:category>
        <w:types>
          <w:type w:val="bbPlcHdr"/>
        </w:types>
        <w:behaviors>
          <w:behavior w:val="content"/>
        </w:behaviors>
        <w:description w:val=""/>
        <w:guid w:val="{1EF7C1A3-8716-4F37-9876-D3783ADBDBC8}"/>
      </w:docPartPr>
      <w:docPartBody>
        <w:p w14:paraId="5D754C25">
          <w:pPr>
            <w:pStyle w:val="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B5EDCC5CFCC145368EFA7EDD2FF2557A"/>
        <w:style w:val=""/>
        <w:category>
          <w:name w:val="General"/>
          <w:gallery w:val="placeholder"/>
        </w:category>
        <w:types>
          <w:type w:val="bbPlcHdr"/>
        </w:types>
        <w:behaviors>
          <w:behavior w:val="content"/>
        </w:behaviors>
        <w:description w:val=""/>
        <w:guid w:val="{9E6C351F-998A-49A7-8763-49B80793DFBC}"/>
      </w:docPartPr>
      <w:docPartBody>
        <w:p w14:paraId="66217978">
          <w:pPr>
            <w:pStyle w:val="1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89A3940EF39A464B8EF806D3D449765A"/>
        <w:style w:val=""/>
        <w:category>
          <w:name w:val="General"/>
          <w:gallery w:val="placeholder"/>
        </w:category>
        <w:types>
          <w:type w:val="bbPlcHdr"/>
        </w:types>
        <w:behaviors>
          <w:behavior w:val="content"/>
        </w:behaviors>
        <w:description w:val=""/>
        <w:guid w:val="{ABC2B5C9-CCC7-C149-AAB5-46288B2AF782}"/>
      </w:docPartPr>
      <w:docPartBody>
        <w:p w14:paraId="27984040">
          <w:pPr>
            <w:pStyle w:val="1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95B810265A333747A18F58BBCFC0D7C3"/>
        <w:style w:val=""/>
        <w:category>
          <w:name w:val="General"/>
          <w:gallery w:val="placeholder"/>
        </w:category>
        <w:types>
          <w:type w:val="bbPlcHdr"/>
        </w:types>
        <w:behaviors>
          <w:behavior w:val="content"/>
        </w:behaviors>
        <w:description w:val=""/>
        <w:guid w:val="{1A9A5DE6-4F63-CD42-A096-C774E1B1416D}"/>
      </w:docPartPr>
      <w:docPartBody>
        <w:p w14:paraId="74BEC0D8">
          <w:pPr>
            <w:pStyle w:val="1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894D0B5FD72D5547AF8B9FCCF58B74B8"/>
        <w:style w:val=""/>
        <w:category>
          <w:name w:val="General"/>
          <w:gallery w:val="placeholder"/>
        </w:category>
        <w:types>
          <w:type w:val="bbPlcHdr"/>
        </w:types>
        <w:behaviors>
          <w:behavior w:val="content"/>
        </w:behaviors>
        <w:description w:val=""/>
        <w:guid w:val="{867E2712-A917-D24F-A278-D07BAC67293B}"/>
      </w:docPartPr>
      <w:docPartBody>
        <w:p w14:paraId="01118BC5">
          <w:pPr>
            <w:pStyle w:val="2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79C24C53B144FA4DB9FE6CB067A4BBE0"/>
        <w:style w:val=""/>
        <w:category>
          <w:name w:val="General"/>
          <w:gallery w:val="placeholder"/>
        </w:category>
        <w:types>
          <w:type w:val="bbPlcHdr"/>
        </w:types>
        <w:behaviors>
          <w:behavior w:val="content"/>
        </w:behaviors>
        <w:description w:val=""/>
        <w:guid w:val="{1F98C0DD-2D37-2B4D-AA0D-217F7C0719E0}"/>
      </w:docPartPr>
      <w:docPartBody>
        <w:p w14:paraId="69E86C46">
          <w:pPr>
            <w:pStyle w:val="2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1DD3B7A21C61374B9C63F44AB6563345"/>
        <w:style w:val=""/>
        <w:category>
          <w:name w:val="General"/>
          <w:gallery w:val="placeholder"/>
        </w:category>
        <w:types>
          <w:type w:val="bbPlcHdr"/>
        </w:types>
        <w:behaviors>
          <w:behavior w:val="content"/>
        </w:behaviors>
        <w:description w:val=""/>
        <w:guid w:val="{EEFD2C3B-5302-1141-8A7D-8E3A1D54FA58}"/>
      </w:docPartPr>
      <w:docPartBody>
        <w:p w14:paraId="515C9065">
          <w:pPr>
            <w:pStyle w:val="2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55ECA8398528147A10EA183FD9D0AFC"/>
        <w:style w:val=""/>
        <w:category>
          <w:name w:val="General"/>
          <w:gallery w:val="placeholder"/>
        </w:category>
        <w:types>
          <w:type w:val="bbPlcHdr"/>
        </w:types>
        <w:behaviors>
          <w:behavior w:val="content"/>
        </w:behaviors>
        <w:description w:val=""/>
        <w:guid w:val="{9E205440-8E96-2C43-B269-EFFE60FF22BB}"/>
      </w:docPartPr>
      <w:docPartBody>
        <w:p w14:paraId="408ADC67">
          <w:pPr>
            <w:pStyle w:val="24"/>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D69C7678DFF82A4DB24B86E6ECCB79A5"/>
        <w:style w:val=""/>
        <w:category>
          <w:name w:val="General"/>
          <w:gallery w:val="placeholder"/>
        </w:category>
        <w:types>
          <w:type w:val="bbPlcHdr"/>
        </w:types>
        <w:behaviors>
          <w:behavior w:val="content"/>
        </w:behaviors>
        <w:description w:val=""/>
        <w:guid w:val="{0512896E-6C86-8F40-B0E9-7F427D9C62F1}"/>
      </w:docPartPr>
      <w:docPartBody>
        <w:p w14:paraId="7200B54D">
          <w:pPr>
            <w:pStyle w:val="2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308C5A4609BA6249AB45B54FE33CE777"/>
        <w:style w:val=""/>
        <w:category>
          <w:name w:val="General"/>
          <w:gallery w:val="placeholder"/>
        </w:category>
        <w:types>
          <w:type w:val="bbPlcHdr"/>
        </w:types>
        <w:behaviors>
          <w:behavior w:val="content"/>
        </w:behaviors>
        <w:description w:val=""/>
        <w:guid w:val="{F97BBEF8-EF4D-2049-B0F2-385CB8AE9F54}"/>
      </w:docPartPr>
      <w:docPartBody>
        <w:p w14:paraId="72A40344">
          <w:pPr>
            <w:pStyle w:val="2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A7061EA6B08E7540ADA81E0A9119CE13"/>
        <w:style w:val=""/>
        <w:category>
          <w:name w:val="General"/>
          <w:gallery w:val="placeholder"/>
        </w:category>
        <w:types>
          <w:type w:val="bbPlcHdr"/>
        </w:types>
        <w:behaviors>
          <w:behavior w:val="content"/>
        </w:behaviors>
        <w:description w:val=""/>
        <w:guid w:val="{7F9FC766-34B8-7149-A752-256E9CC9DB9B}"/>
      </w:docPartPr>
      <w:docPartBody>
        <w:p w14:paraId="4A8097B9">
          <w:pPr>
            <w:pStyle w:val="27"/>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836311870C3FB046A9A13A66D9169201"/>
        <w:style w:val=""/>
        <w:category>
          <w:name w:val="General"/>
          <w:gallery w:val="placeholder"/>
        </w:category>
        <w:types>
          <w:type w:val="bbPlcHdr"/>
        </w:types>
        <w:behaviors>
          <w:behavior w:val="content"/>
        </w:behaviors>
        <w:description w:val=""/>
        <w:guid w:val="{BD6E6067-616E-F946-B779-546201D729C4}"/>
      </w:docPartPr>
      <w:docPartBody>
        <w:p w14:paraId="3049446B">
          <w:pPr>
            <w:pStyle w:val="28"/>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7E0AE91EF69F0E45B5E8F663B7C08BDF"/>
        <w:style w:val=""/>
        <w:category>
          <w:name w:val="General"/>
          <w:gallery w:val="placeholder"/>
        </w:category>
        <w:types>
          <w:type w:val="bbPlcHdr"/>
        </w:types>
        <w:behaviors>
          <w:behavior w:val="content"/>
        </w:behaviors>
        <w:description w:val=""/>
        <w:guid w:val="{2655D066-036A-1145-A6D3-0C1F43CFEAC2}"/>
      </w:docPartPr>
      <w:docPartBody>
        <w:p w14:paraId="3AB53977">
          <w:pPr>
            <w:pStyle w:val="2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053053002A807D49A2E11F7080527784"/>
        <w:style w:val=""/>
        <w:category>
          <w:name w:val="General"/>
          <w:gallery w:val="placeholder"/>
        </w:category>
        <w:types>
          <w:type w:val="bbPlcHdr"/>
        </w:types>
        <w:behaviors>
          <w:behavior w:val="content"/>
        </w:behaviors>
        <w:description w:val=""/>
        <w:guid w:val="{10F6AAF9-98B9-9145-BA02-38ECE7AEE596}"/>
      </w:docPartPr>
      <w:docPartBody>
        <w:p w14:paraId="5DB7E43F">
          <w:pPr>
            <w:pStyle w:val="3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2F173716B30A2419F00C800804F5B64"/>
        <w:style w:val=""/>
        <w:category>
          <w:name w:val="General"/>
          <w:gallery w:val="placeholder"/>
        </w:category>
        <w:types>
          <w:type w:val="bbPlcHdr"/>
        </w:types>
        <w:behaviors>
          <w:behavior w:val="content"/>
        </w:behaviors>
        <w:description w:val=""/>
        <w:guid w:val="{9D86636E-5C82-FB4E-96E1-D82A254AD71C}"/>
      </w:docPartPr>
      <w:docPartBody>
        <w:p w14:paraId="69AC71F1">
          <w:pPr>
            <w:pStyle w:val="3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2520C43829171842B1F7FB0B75EE159D"/>
        <w:style w:val=""/>
        <w:category>
          <w:name w:val="General"/>
          <w:gallery w:val="placeholder"/>
        </w:category>
        <w:types>
          <w:type w:val="bbPlcHdr"/>
        </w:types>
        <w:behaviors>
          <w:behavior w:val="content"/>
        </w:behaviors>
        <w:description w:val=""/>
        <w:guid w:val="{E72BFC9C-3FDF-D248-8EB5-F4A5AD528F45}"/>
      </w:docPartPr>
      <w:docPartBody>
        <w:p w14:paraId="06F8344A">
          <w:pPr>
            <w:pStyle w:val="3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1D44EA70F5020444805E27C8E7299426"/>
        <w:style w:val=""/>
        <w:category>
          <w:name w:val="General"/>
          <w:gallery w:val="placeholder"/>
        </w:category>
        <w:types>
          <w:type w:val="bbPlcHdr"/>
        </w:types>
        <w:behaviors>
          <w:behavior w:val="content"/>
        </w:behaviors>
        <w:description w:val=""/>
        <w:guid w:val="{86CA3410-E6AD-274B-B64E-A0864B244F6C}"/>
      </w:docPartPr>
      <w:docPartBody>
        <w:p w14:paraId="23C121DC">
          <w:pPr>
            <w:pStyle w:val="7"/>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819FE0F6BC7DC429B33D9F10ED1AE03"/>
        <w:style w:val=""/>
        <w:category>
          <w:name w:val="General"/>
          <w:gallery w:val="placeholder"/>
        </w:category>
        <w:types>
          <w:type w:val="bbPlcHdr"/>
        </w:types>
        <w:behaviors>
          <w:behavior w:val="content"/>
        </w:behaviors>
        <w:description w:val=""/>
        <w:guid w:val="{C32C235C-6112-5647-BDD9-E7861B9EB2C4}"/>
      </w:docPartPr>
      <w:docPartBody>
        <w:p w14:paraId="1CDA94CC">
          <w:pPr>
            <w:pStyle w:val="3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9F3A0CA228AF96448ED4EFBD784573D2"/>
        <w:style w:val=""/>
        <w:category>
          <w:name w:val="General"/>
          <w:gallery w:val="placeholder"/>
        </w:category>
        <w:types>
          <w:type w:val="bbPlcHdr"/>
        </w:types>
        <w:behaviors>
          <w:behavior w:val="content"/>
        </w:behaviors>
        <w:description w:val=""/>
        <w:guid w:val="{1C025951-BB34-D446-90E8-087B6A225C79}"/>
      </w:docPartPr>
      <w:docPartBody>
        <w:p w14:paraId="4DD58B6F">
          <w:pPr>
            <w:pStyle w:val="37"/>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2AA0FD2A8979E742AC6F23D7F638C76F"/>
        <w:style w:val=""/>
        <w:category>
          <w:name w:val="General"/>
          <w:gallery w:val="placeholder"/>
        </w:category>
        <w:types>
          <w:type w:val="bbPlcHdr"/>
        </w:types>
        <w:behaviors>
          <w:behavior w:val="content"/>
        </w:behaviors>
        <w:description w:val=""/>
        <w:guid w:val="{07DF342F-D177-F749-A01E-1F6EA53E3C28}"/>
      </w:docPartPr>
      <w:docPartBody>
        <w:p w14:paraId="7A98E293">
          <w:pPr>
            <w:pStyle w:val="38"/>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A7CBF23A0F9404AA1BCB1DA695A1912"/>
        <w:style w:val=""/>
        <w:category>
          <w:name w:val="General"/>
          <w:gallery w:val="placeholder"/>
        </w:category>
        <w:types>
          <w:type w:val="bbPlcHdr"/>
        </w:types>
        <w:behaviors>
          <w:behavior w:val="content"/>
        </w:behaviors>
        <w:description w:val=""/>
        <w:guid w:val="{60ADF0A5-F6B1-9E44-BE1F-AFE770F228C5}"/>
      </w:docPartPr>
      <w:docPartBody>
        <w:p w14:paraId="1D83A138">
          <w:pPr>
            <w:pStyle w:val="3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DDE88F196E1548499DB1B3743882A03A"/>
        <w:style w:val=""/>
        <w:category>
          <w:name w:val="General"/>
          <w:gallery w:val="placeholder"/>
        </w:category>
        <w:types>
          <w:type w:val="bbPlcHdr"/>
        </w:types>
        <w:behaviors>
          <w:behavior w:val="content"/>
        </w:behaviors>
        <w:description w:val=""/>
        <w:guid w:val="{892871DA-D8D5-964A-A95F-36D5E3AABC96}"/>
      </w:docPartPr>
      <w:docPartBody>
        <w:p w14:paraId="2963BB4C">
          <w:pPr>
            <w:pStyle w:val="4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76D8F22C76D02B49A8630BE2C03A7FD4"/>
        <w:style w:val=""/>
        <w:category>
          <w:name w:val="General"/>
          <w:gallery w:val="placeholder"/>
        </w:category>
        <w:types>
          <w:type w:val="bbPlcHdr"/>
        </w:types>
        <w:behaviors>
          <w:behavior w:val="content"/>
        </w:behaviors>
        <w:description w:val=""/>
        <w:guid w:val="{C955F73A-E28E-BE48-B05F-4C3D4EA2912A}"/>
      </w:docPartPr>
      <w:docPartBody>
        <w:p w14:paraId="3D660727">
          <w:pPr>
            <w:pStyle w:val="4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77D9FFAA81E62E4BAEE23794D4131DEB"/>
        <w:style w:val=""/>
        <w:category>
          <w:name w:val="General"/>
          <w:gallery w:val="placeholder"/>
        </w:category>
        <w:types>
          <w:type w:val="bbPlcHdr"/>
        </w:types>
        <w:behaviors>
          <w:behavior w:val="content"/>
        </w:behaviors>
        <w:description w:val=""/>
        <w:guid w:val="{8BBD6070-4BA2-AE49-AC66-3EF9ACCBA628}"/>
      </w:docPartPr>
      <w:docPartBody>
        <w:p w14:paraId="424BDE89">
          <w:pPr>
            <w:pStyle w:val="4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745E2C2ABB1A9D49B33791246036F1C8"/>
        <w:style w:val=""/>
        <w:category>
          <w:name w:val="General"/>
          <w:gallery w:val="placeholder"/>
        </w:category>
        <w:types>
          <w:type w:val="bbPlcHdr"/>
        </w:types>
        <w:behaviors>
          <w:behavior w:val="content"/>
        </w:behaviors>
        <w:description w:val=""/>
        <w:guid w:val="{23668F62-F796-694D-A881-5D1F9ACBE725}"/>
      </w:docPartPr>
      <w:docPartBody>
        <w:p w14:paraId="0D19B065">
          <w:pPr>
            <w:pStyle w:val="4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BFF473CA1F867B4687ADE283E5B19902"/>
        <w:style w:val=""/>
        <w:category>
          <w:name w:val="General"/>
          <w:gallery w:val="placeholder"/>
        </w:category>
        <w:types>
          <w:type w:val="bbPlcHdr"/>
        </w:types>
        <w:behaviors>
          <w:behavior w:val="content"/>
        </w:behaviors>
        <w:description w:val=""/>
        <w:guid w:val="{F8F09186-283F-7E40-BA6D-29E27D010E6E}"/>
      </w:docPartPr>
      <w:docPartBody>
        <w:p w14:paraId="4EFE6BE6">
          <w:pPr>
            <w:pStyle w:val="4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D99B5DC70DABFF4D9BC59BC0E96F3105"/>
        <w:style w:val=""/>
        <w:category>
          <w:name w:val="General"/>
          <w:gallery w:val="placeholder"/>
        </w:category>
        <w:types>
          <w:type w:val="bbPlcHdr"/>
        </w:types>
        <w:behaviors>
          <w:behavior w:val="content"/>
        </w:behaviors>
        <w:description w:val=""/>
        <w:guid w:val="{2EA35736-46AA-EA48-A5CA-CCFB91E078DB}"/>
      </w:docPartPr>
      <w:docPartBody>
        <w:p w14:paraId="26D9F182">
          <w:pPr>
            <w:pStyle w:val="47"/>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9D92036CBFCF624ABECCE1F74FA8F0EA"/>
        <w:style w:val=""/>
        <w:category>
          <w:name w:val="General"/>
          <w:gallery w:val="placeholder"/>
        </w:category>
        <w:types>
          <w:type w:val="bbPlcHdr"/>
        </w:types>
        <w:behaviors>
          <w:behavior w:val="content"/>
        </w:behaviors>
        <w:description w:val=""/>
        <w:guid w:val="{111194CD-0881-3B49-A4F7-CCECD7025197}"/>
      </w:docPartPr>
      <w:docPartBody>
        <w:p w14:paraId="79590F6F">
          <w:pPr>
            <w:pStyle w:val="48"/>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EED13986D8B83D4AB5AA5D74581089AF"/>
        <w:style w:val=""/>
        <w:category>
          <w:name w:val="General"/>
          <w:gallery w:val="placeholder"/>
        </w:category>
        <w:types>
          <w:type w:val="bbPlcHdr"/>
        </w:types>
        <w:behaviors>
          <w:behavior w:val="content"/>
        </w:behaviors>
        <w:description w:val=""/>
        <w:guid w:val="{D9E6A164-A3FA-A949-8A62-8409BA0E54AA}"/>
      </w:docPartPr>
      <w:docPartBody>
        <w:p w14:paraId="7679A400">
          <w:pPr>
            <w:pStyle w:val="5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C21C2E14316C2E44BAFB8D07E6EC4263"/>
        <w:style w:val=""/>
        <w:category>
          <w:name w:val="General"/>
          <w:gallery w:val="placeholder"/>
        </w:category>
        <w:types>
          <w:type w:val="bbPlcHdr"/>
        </w:types>
        <w:behaviors>
          <w:behavior w:val="content"/>
        </w:behaviors>
        <w:description w:val=""/>
        <w:guid w:val="{AE8154B3-B0A5-4441-AAED-D3639327C484}"/>
      </w:docPartPr>
      <w:docPartBody>
        <w:p w14:paraId="21B28EF4">
          <w:pPr>
            <w:pStyle w:val="5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C103A00B3A363740964EF4C6B15E42C3"/>
        <w:style w:val=""/>
        <w:category>
          <w:name w:val="General"/>
          <w:gallery w:val="placeholder"/>
        </w:category>
        <w:types>
          <w:type w:val="bbPlcHdr"/>
        </w:types>
        <w:behaviors>
          <w:behavior w:val="content"/>
        </w:behaviors>
        <w:description w:val=""/>
        <w:guid w:val="{9B241C05-0565-5949-A0AC-02886A660FA3}"/>
      </w:docPartPr>
      <w:docPartBody>
        <w:p w14:paraId="2CF81CEB">
          <w:pPr>
            <w:pStyle w:val="5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BB95694B2CC8414689A745CCD05DFC31"/>
        <w:style w:val=""/>
        <w:category>
          <w:name w:val="General"/>
          <w:gallery w:val="placeholder"/>
        </w:category>
        <w:types>
          <w:type w:val="bbPlcHdr"/>
        </w:types>
        <w:behaviors>
          <w:behavior w:val="content"/>
        </w:behaviors>
        <w:description w:val=""/>
        <w:guid w:val="{C8324781-7EEE-E042-8B93-6CC92564FCEF}"/>
      </w:docPartPr>
      <w:docPartBody>
        <w:p w14:paraId="712618E5">
          <w:pPr>
            <w:pStyle w:val="54"/>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D7F59B94E3689F43910FB7ACABDF879E"/>
        <w:style w:val=""/>
        <w:category>
          <w:name w:val="General"/>
          <w:gallery w:val="placeholder"/>
        </w:category>
        <w:types>
          <w:type w:val="bbPlcHdr"/>
        </w:types>
        <w:behaviors>
          <w:behavior w:val="content"/>
        </w:behaviors>
        <w:description w:val=""/>
        <w:guid w:val="{DFBBEDE4-582E-9546-B39B-37B8EDA2D57A}"/>
      </w:docPartPr>
      <w:docPartBody>
        <w:p w14:paraId="4B577EDF">
          <w:pPr>
            <w:pStyle w:val="5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03DAD63682C840409D2FCDB8FB747D75"/>
        <w:style w:val=""/>
        <w:category>
          <w:name w:val="General"/>
          <w:gallery w:val="placeholder"/>
        </w:category>
        <w:types>
          <w:type w:val="bbPlcHdr"/>
        </w:types>
        <w:behaviors>
          <w:behavior w:val="content"/>
        </w:behaviors>
        <w:description w:val=""/>
        <w:guid w:val="{D59FDB5F-8F1F-ED4F-8BBC-B09F935195B6}"/>
      </w:docPartPr>
      <w:docPartBody>
        <w:p w14:paraId="7835BF4E">
          <w:pPr>
            <w:pStyle w:val="5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C474E82BBFCAD24BAD3875F305B08196"/>
        <w:style w:val=""/>
        <w:category>
          <w:name w:val="General"/>
          <w:gallery w:val="placeholder"/>
        </w:category>
        <w:types>
          <w:type w:val="bbPlcHdr"/>
        </w:types>
        <w:behaviors>
          <w:behavior w:val="content"/>
        </w:behaviors>
        <w:description w:val=""/>
        <w:guid w:val="{A21A7F5B-6B8A-F54E-AA40-D1B393B62DB9}"/>
      </w:docPartPr>
      <w:docPartBody>
        <w:p w14:paraId="4299BE02">
          <w:pPr>
            <w:pStyle w:val="6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8EB6686837F52C488A84720043F11BB2"/>
        <w:style w:val=""/>
        <w:category>
          <w:name w:val="General"/>
          <w:gallery w:val="placeholder"/>
        </w:category>
        <w:types>
          <w:type w:val="bbPlcHdr"/>
        </w:types>
        <w:behaviors>
          <w:behavior w:val="content"/>
        </w:behaviors>
        <w:description w:val=""/>
        <w:guid w:val="{4FD3A5BE-2BB8-2748-8A76-BBFBFABDE518}"/>
      </w:docPartPr>
      <w:docPartBody>
        <w:p w14:paraId="25A1A9DD">
          <w:pPr>
            <w:pStyle w:val="6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FC74BB31A24B6A4C9F854F494688782D"/>
        <w:style w:val=""/>
        <w:category>
          <w:name w:val="General"/>
          <w:gallery w:val="placeholder"/>
        </w:category>
        <w:types>
          <w:type w:val="bbPlcHdr"/>
        </w:types>
        <w:behaviors>
          <w:behavior w:val="content"/>
        </w:behaviors>
        <w:description w:val=""/>
        <w:guid w:val="{DE734B2C-C061-B644-AF90-6D1BB1F45F97}"/>
      </w:docPartPr>
      <w:docPartBody>
        <w:p w14:paraId="138894E2">
          <w:pPr>
            <w:pStyle w:val="6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A60EF476C727C8419D3919E0066F331C"/>
        <w:style w:val=""/>
        <w:category>
          <w:name w:val="General"/>
          <w:gallery w:val="placeholder"/>
        </w:category>
        <w:types>
          <w:type w:val="bbPlcHdr"/>
        </w:types>
        <w:behaviors>
          <w:behavior w:val="content"/>
        </w:behaviors>
        <w:description w:val=""/>
        <w:guid w:val="{EC6D2F17-8BCB-F941-8E49-49B9DE580398}"/>
      </w:docPartPr>
      <w:docPartBody>
        <w:p w14:paraId="4EFB7739">
          <w:pPr>
            <w:pStyle w:val="6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0ED642CE1B899E49A1432966D9DA1EE6"/>
        <w:style w:val=""/>
        <w:category>
          <w:name w:val="General"/>
          <w:gallery w:val="placeholder"/>
        </w:category>
        <w:types>
          <w:type w:val="bbPlcHdr"/>
        </w:types>
        <w:behaviors>
          <w:behavior w:val="content"/>
        </w:behaviors>
        <w:description w:val=""/>
        <w:guid w:val="{A1CA8B17-2B7E-7F46-B10D-4DE9EC53B26D}"/>
      </w:docPartPr>
      <w:docPartBody>
        <w:p w14:paraId="0CE9D23E">
          <w:pPr>
            <w:pStyle w:val="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0F9F9BD5E26FF42B5BDF93E71AF485B"/>
        <w:style w:val=""/>
        <w:category>
          <w:name w:val="General"/>
          <w:gallery w:val="placeholder"/>
        </w:category>
        <w:types>
          <w:type w:val="bbPlcHdr"/>
        </w:types>
        <w:behaviors>
          <w:behavior w:val="content"/>
        </w:behaviors>
        <w:description w:val=""/>
        <w:guid w:val="{57710C69-266E-4C40-8688-1932B5102BD6}"/>
      </w:docPartPr>
      <w:docPartBody>
        <w:p w14:paraId="4CF405D3">
          <w:pPr>
            <w:pStyle w:val="66"/>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3C3C8940F3463440956852BD84719965"/>
        <w:style w:val=""/>
        <w:category>
          <w:name w:val="General"/>
          <w:gallery w:val="placeholder"/>
        </w:category>
        <w:types>
          <w:type w:val="bbPlcHdr"/>
        </w:types>
        <w:behaviors>
          <w:behavior w:val="content"/>
        </w:behaviors>
        <w:description w:val=""/>
        <w:guid w:val="{632938E2-0ED6-AC4D-A32F-927AD575A70E}"/>
      </w:docPartPr>
      <w:docPartBody>
        <w:p w14:paraId="0D7321B4">
          <w:pPr>
            <w:pStyle w:val="71"/>
          </w:pPr>
          <w:r>
            <w:rPr>
              <w:rStyle w:val="4"/>
              <w:color w:val="767171" w:themeColor="background2" w:themeShade="80"/>
            </w:rPr>
            <w:t>Click or tap here to enter text.</w:t>
          </w:r>
        </w:p>
      </w:docPartBody>
    </w:docPart>
    <w:docPart>
      <w:docPartPr>
        <w:name w:val="F1CA3D23B45C5547B050C28A18609C43"/>
        <w:style w:val=""/>
        <w:category>
          <w:name w:val="General"/>
          <w:gallery w:val="placeholder"/>
        </w:category>
        <w:types>
          <w:type w:val="bbPlcHdr"/>
        </w:types>
        <w:behaviors>
          <w:behavior w:val="content"/>
        </w:behaviors>
        <w:description w:val=""/>
        <w:guid w:val="{3ED62AE8-5C02-BF48-BABF-C8AB442A6173}"/>
      </w:docPartPr>
      <w:docPartBody>
        <w:p w14:paraId="3E0D12BF">
          <w:pPr>
            <w:pStyle w:val="72"/>
          </w:pPr>
          <w:r>
            <w:rPr>
              <w:rStyle w:val="4"/>
              <w:color w:val="767171" w:themeColor="background2" w:themeShade="80"/>
            </w:rPr>
            <w:t>Click or tap here to enter text.</w:t>
          </w:r>
        </w:p>
      </w:docPartBody>
    </w:docPart>
    <w:docPart>
      <w:docPartPr>
        <w:name w:val="7C95FE253429C84C80272B890C514112"/>
        <w:style w:val=""/>
        <w:category>
          <w:name w:val="General"/>
          <w:gallery w:val="placeholder"/>
        </w:category>
        <w:types>
          <w:type w:val="bbPlcHdr"/>
        </w:types>
        <w:behaviors>
          <w:behavior w:val="content"/>
        </w:behaviors>
        <w:description w:val=""/>
        <w:guid w:val="{EA0AF36B-539C-DC4C-9D9A-EA7D7A660CE0}"/>
      </w:docPartPr>
      <w:docPartBody>
        <w:p w14:paraId="109903A2">
          <w:pPr>
            <w:pStyle w:val="84"/>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FEA5B89D9A89914FB95980AC9A524B7C"/>
        <w:style w:val=""/>
        <w:category>
          <w:name w:val="General"/>
          <w:gallery w:val="placeholder"/>
        </w:category>
        <w:types>
          <w:type w:val="bbPlcHdr"/>
        </w:types>
        <w:behaviors>
          <w:behavior w:val="content"/>
        </w:behaviors>
        <w:description w:val=""/>
        <w:guid w:val="{E74B275D-768C-2444-9B3A-9C19AB4CCCCB}"/>
      </w:docPartPr>
      <w:docPartBody>
        <w:p w14:paraId="45A63E16">
          <w:pPr>
            <w:pStyle w:val="8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61EAE9CFF4F6894F924662CD03300024"/>
        <w:style w:val=""/>
        <w:category>
          <w:name w:val="General"/>
          <w:gallery w:val="placeholder"/>
        </w:category>
        <w:types>
          <w:type w:val="bbPlcHdr"/>
        </w:types>
        <w:behaviors>
          <w:behavior w:val="content"/>
        </w:behaviors>
        <w:description w:val=""/>
        <w:guid w:val="{8920721F-3C75-6F4A-A1F8-3F4177862144}"/>
      </w:docPartPr>
      <w:docPartBody>
        <w:p w14:paraId="11F5D384">
          <w:pPr>
            <w:pStyle w:val="9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EDE26753AC03FD40BA96C98A811354E3"/>
        <w:style w:val=""/>
        <w:category>
          <w:name w:val="General"/>
          <w:gallery w:val="placeholder"/>
        </w:category>
        <w:types>
          <w:type w:val="bbPlcHdr"/>
        </w:types>
        <w:behaviors>
          <w:behavior w:val="content"/>
        </w:behaviors>
        <w:description w:val=""/>
        <w:guid w:val="{1BBE3196-3B4E-F24F-BBDF-32899F696161}"/>
      </w:docPartPr>
      <w:docPartBody>
        <w:p w14:paraId="4499A0C8">
          <w:pPr>
            <w:pStyle w:val="92"/>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376612BCDEE13D4CBEC80BFDE48661F5"/>
        <w:style w:val=""/>
        <w:category>
          <w:name w:val="General"/>
          <w:gallery w:val="placeholder"/>
        </w:category>
        <w:types>
          <w:type w:val="bbPlcHdr"/>
        </w:types>
        <w:behaviors>
          <w:behavior w:val="content"/>
        </w:behaviors>
        <w:description w:val=""/>
        <w:guid w:val="{6C4B4681-7244-2241-B352-0F7324A1F563}"/>
      </w:docPartPr>
      <w:docPartBody>
        <w:p w14:paraId="57BE0095">
          <w:pPr>
            <w:pStyle w:val="9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f7445a28-912e-4105-bfcd-2fd4a0ae9d75}"/>
        <w:style w:val=""/>
        <w:category>
          <w:name w:val="General"/>
          <w:gallery w:val="placeholder"/>
        </w:category>
        <w:types>
          <w:type w:val="bbPlcHdr"/>
        </w:types>
        <w:behaviors>
          <w:behavior w:val="content"/>
        </w:behaviors>
        <w:description w:val=""/>
        <w:guid w:val="{F7445A28-912E-4105-BFCD-2FD4A0AE9D75}"/>
      </w:docPartPr>
      <w:docPartBody>
        <w:p w14:paraId="370BBD08">
          <w:pPr>
            <w:pStyle w:val="65"/>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c44de5d7-5df4-4346-ab97-3ec0a0394cb1}"/>
        <w:style w:val=""/>
        <w:category>
          <w:name w:val="General"/>
          <w:gallery w:val="placeholder"/>
        </w:category>
        <w:types>
          <w:type w:val="bbPlcHdr"/>
        </w:types>
        <w:behaviors>
          <w:behavior w:val="content"/>
        </w:behaviors>
        <w:description w:val=""/>
        <w:guid w:val="{C44DE5D7-5DF4-4346-AB97-3EC0A0394CB1}"/>
      </w:docPartPr>
      <w:docPartBody>
        <w:p w14:paraId="4BCAE8BC">
          <w:pPr>
            <w:pStyle w:val="3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51382a91-d152-4429-a5e1-1cf779113b61}"/>
        <w:style w:val=""/>
        <w:category>
          <w:name w:val="General"/>
          <w:gallery w:val="placeholder"/>
        </w:category>
        <w:types>
          <w:type w:val="bbPlcHdr"/>
        </w:types>
        <w:behaviors>
          <w:behavior w:val="content"/>
        </w:behaviors>
        <w:description w:val=""/>
        <w:guid w:val="{51382A91-D152-4429-A5E1-1CF779113B61}"/>
      </w:docPartPr>
      <w:docPartBody>
        <w:p w14:paraId="7B116494">
          <w:pPr>
            <w:pStyle w:val="21"/>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675b23d6-7939-4005-b4b3-078969ae6af9}"/>
        <w:style w:val=""/>
        <w:category>
          <w:name w:val="General"/>
          <w:gallery w:val="placeholder"/>
        </w:category>
        <w:types>
          <w:type w:val="bbPlcHdr"/>
        </w:types>
        <w:behaviors>
          <w:behavior w:val="content"/>
        </w:behaviors>
        <w:description w:val=""/>
        <w:guid w:val="{675B23D6-7939-4005-B4B3-078969AE6AF9}"/>
      </w:docPartPr>
      <w:docPartBody>
        <w:p w14:paraId="4074B3DF">
          <w:pPr>
            <w:pStyle w:val="9"/>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bc752ffa-273e-4062-8aee-ba2a76de70b1}"/>
        <w:style w:val=""/>
        <w:category>
          <w:name w:val="General"/>
          <w:gallery w:val="placeholder"/>
        </w:category>
        <w:types>
          <w:type w:val="bbPlcHdr"/>
        </w:types>
        <w:behaviors>
          <w:behavior w:val="content"/>
        </w:behaviors>
        <w:description w:val=""/>
        <w:guid w:val="{BC752FFA-273E-4062-8AEE-BA2A76DE70B1}"/>
      </w:docPartPr>
      <w:docPartBody>
        <w:p w14:paraId="7E37187F">
          <w:pPr>
            <w:pStyle w:val="10"/>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
      <w:docPartPr>
        <w:name w:val="{c2e3c6f1-f7ed-4282-ac86-cb186757a664}"/>
        <w:style w:val=""/>
        <w:category>
          <w:name w:val="General"/>
          <w:gallery w:val="placeholder"/>
        </w:category>
        <w:types>
          <w:type w:val="bbPlcHdr"/>
        </w:types>
        <w:behaviors>
          <w:behavior w:val="content"/>
        </w:behaviors>
        <w:description w:val=""/>
        <w:guid w:val="{C2E3C6F1-F7ED-4282-AC86-CB186757A664}"/>
      </w:docPartPr>
      <w:docPartBody>
        <w:p w14:paraId="3E70B248">
          <w:pPr>
            <w:pStyle w:val="13"/>
          </w:pPr>
          <w:r>
            <w:rPr>
              <w:rStyle w:val="4"/>
              <w:color w:val="595959" w:themeColor="text1" w:themeTint="A6"/>
              <w14:textFill>
                <w14:solidFill>
                  <w14:schemeClr w14:val="tx1">
                    <w14:lumMod w14:val="65000"/>
                    <w14:lumOff w14:val="35000"/>
                  </w14:schemeClr>
                </w14:solidFill>
              </w14:textFill>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游明朝">
    <w:altName w:val="宋体"/>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CBC"/>
    <w:rsid w:val="000037BD"/>
    <w:rsid w:val="00011124"/>
    <w:rsid w:val="000272BE"/>
    <w:rsid w:val="00035170"/>
    <w:rsid w:val="0004074A"/>
    <w:rsid w:val="000428B3"/>
    <w:rsid w:val="000438D6"/>
    <w:rsid w:val="00046891"/>
    <w:rsid w:val="00072A9A"/>
    <w:rsid w:val="00083CF0"/>
    <w:rsid w:val="000A0676"/>
    <w:rsid w:val="000B467F"/>
    <w:rsid w:val="000D7F09"/>
    <w:rsid w:val="000E30D1"/>
    <w:rsid w:val="000E58F3"/>
    <w:rsid w:val="00101F1C"/>
    <w:rsid w:val="001031C1"/>
    <w:rsid w:val="00113382"/>
    <w:rsid w:val="00114982"/>
    <w:rsid w:val="001242A1"/>
    <w:rsid w:val="00127766"/>
    <w:rsid w:val="00151ECF"/>
    <w:rsid w:val="00166553"/>
    <w:rsid w:val="0019649F"/>
    <w:rsid w:val="001C0C10"/>
    <w:rsid w:val="001C668C"/>
    <w:rsid w:val="001E17F0"/>
    <w:rsid w:val="001E38CD"/>
    <w:rsid w:val="001E46AD"/>
    <w:rsid w:val="001E5701"/>
    <w:rsid w:val="001F51C4"/>
    <w:rsid w:val="00200392"/>
    <w:rsid w:val="00202057"/>
    <w:rsid w:val="00215FCA"/>
    <w:rsid w:val="00237E59"/>
    <w:rsid w:val="00247AB4"/>
    <w:rsid w:val="00255260"/>
    <w:rsid w:val="002666BA"/>
    <w:rsid w:val="002674E9"/>
    <w:rsid w:val="002728F3"/>
    <w:rsid w:val="002B41C2"/>
    <w:rsid w:val="002B6F50"/>
    <w:rsid w:val="002C1939"/>
    <w:rsid w:val="002D5734"/>
    <w:rsid w:val="002F7A35"/>
    <w:rsid w:val="00303048"/>
    <w:rsid w:val="0031027C"/>
    <w:rsid w:val="00314501"/>
    <w:rsid w:val="0037049E"/>
    <w:rsid w:val="00372CD2"/>
    <w:rsid w:val="003744B7"/>
    <w:rsid w:val="0037593A"/>
    <w:rsid w:val="003969B9"/>
    <w:rsid w:val="003B1FA1"/>
    <w:rsid w:val="003B689E"/>
    <w:rsid w:val="003D38E9"/>
    <w:rsid w:val="003D5061"/>
    <w:rsid w:val="003E4962"/>
    <w:rsid w:val="00413BD1"/>
    <w:rsid w:val="004334FE"/>
    <w:rsid w:val="00463337"/>
    <w:rsid w:val="004646AC"/>
    <w:rsid w:val="004723B0"/>
    <w:rsid w:val="00476A42"/>
    <w:rsid w:val="00476CD1"/>
    <w:rsid w:val="0049372B"/>
    <w:rsid w:val="00494A5D"/>
    <w:rsid w:val="004A4E1B"/>
    <w:rsid w:val="004C5E0F"/>
    <w:rsid w:val="004D129D"/>
    <w:rsid w:val="004D2F36"/>
    <w:rsid w:val="005004DA"/>
    <w:rsid w:val="005132F1"/>
    <w:rsid w:val="00514935"/>
    <w:rsid w:val="00531279"/>
    <w:rsid w:val="00543272"/>
    <w:rsid w:val="00545A3B"/>
    <w:rsid w:val="00547807"/>
    <w:rsid w:val="005723E0"/>
    <w:rsid w:val="00577DE1"/>
    <w:rsid w:val="0058669C"/>
    <w:rsid w:val="005C3063"/>
    <w:rsid w:val="005C672A"/>
    <w:rsid w:val="005D0DDD"/>
    <w:rsid w:val="005D5543"/>
    <w:rsid w:val="005D7EB9"/>
    <w:rsid w:val="005F321B"/>
    <w:rsid w:val="00605D49"/>
    <w:rsid w:val="0060714E"/>
    <w:rsid w:val="00630F64"/>
    <w:rsid w:val="00633333"/>
    <w:rsid w:val="00641883"/>
    <w:rsid w:val="00650C95"/>
    <w:rsid w:val="00653E72"/>
    <w:rsid w:val="00655D08"/>
    <w:rsid w:val="006609BA"/>
    <w:rsid w:val="006751F7"/>
    <w:rsid w:val="006A3D7E"/>
    <w:rsid w:val="006B0993"/>
    <w:rsid w:val="006B79A0"/>
    <w:rsid w:val="006F79CB"/>
    <w:rsid w:val="00700F2F"/>
    <w:rsid w:val="00703885"/>
    <w:rsid w:val="00753E63"/>
    <w:rsid w:val="00756E93"/>
    <w:rsid w:val="00760950"/>
    <w:rsid w:val="00765E56"/>
    <w:rsid w:val="0077634B"/>
    <w:rsid w:val="0079687B"/>
    <w:rsid w:val="007970B4"/>
    <w:rsid w:val="007A2C32"/>
    <w:rsid w:val="007A68A9"/>
    <w:rsid w:val="007B2CB7"/>
    <w:rsid w:val="007B697C"/>
    <w:rsid w:val="007D119E"/>
    <w:rsid w:val="007F6E63"/>
    <w:rsid w:val="007F7340"/>
    <w:rsid w:val="00803C42"/>
    <w:rsid w:val="00806A36"/>
    <w:rsid w:val="0082097C"/>
    <w:rsid w:val="00823A2B"/>
    <w:rsid w:val="0083036C"/>
    <w:rsid w:val="00837E8F"/>
    <w:rsid w:val="00845DC6"/>
    <w:rsid w:val="008460F8"/>
    <w:rsid w:val="00855573"/>
    <w:rsid w:val="008562D4"/>
    <w:rsid w:val="00897B12"/>
    <w:rsid w:val="008C5427"/>
    <w:rsid w:val="008F0DB1"/>
    <w:rsid w:val="008F6847"/>
    <w:rsid w:val="00900F85"/>
    <w:rsid w:val="00915C6E"/>
    <w:rsid w:val="009329B4"/>
    <w:rsid w:val="00940890"/>
    <w:rsid w:val="00947347"/>
    <w:rsid w:val="00947BC2"/>
    <w:rsid w:val="00965B5C"/>
    <w:rsid w:val="009755BB"/>
    <w:rsid w:val="00976A67"/>
    <w:rsid w:val="0099390F"/>
    <w:rsid w:val="009C5F10"/>
    <w:rsid w:val="009D21B0"/>
    <w:rsid w:val="009D4E68"/>
    <w:rsid w:val="00A1465F"/>
    <w:rsid w:val="00A1639B"/>
    <w:rsid w:val="00A1676A"/>
    <w:rsid w:val="00A16973"/>
    <w:rsid w:val="00A64F4E"/>
    <w:rsid w:val="00A916C1"/>
    <w:rsid w:val="00A92051"/>
    <w:rsid w:val="00A92480"/>
    <w:rsid w:val="00AA2E47"/>
    <w:rsid w:val="00AA5E89"/>
    <w:rsid w:val="00AA7D0C"/>
    <w:rsid w:val="00AB6921"/>
    <w:rsid w:val="00AF4093"/>
    <w:rsid w:val="00AF5CBC"/>
    <w:rsid w:val="00B034D5"/>
    <w:rsid w:val="00B078A1"/>
    <w:rsid w:val="00B11A5A"/>
    <w:rsid w:val="00B26048"/>
    <w:rsid w:val="00B37D00"/>
    <w:rsid w:val="00B40F44"/>
    <w:rsid w:val="00B576DB"/>
    <w:rsid w:val="00B61510"/>
    <w:rsid w:val="00B72C49"/>
    <w:rsid w:val="00B76B5A"/>
    <w:rsid w:val="00B85CF4"/>
    <w:rsid w:val="00B9560F"/>
    <w:rsid w:val="00BB356E"/>
    <w:rsid w:val="00BD3A27"/>
    <w:rsid w:val="00BE15BA"/>
    <w:rsid w:val="00BE34E9"/>
    <w:rsid w:val="00C32D0B"/>
    <w:rsid w:val="00C46BE7"/>
    <w:rsid w:val="00C522E6"/>
    <w:rsid w:val="00C64930"/>
    <w:rsid w:val="00C83277"/>
    <w:rsid w:val="00C8767B"/>
    <w:rsid w:val="00CA24B1"/>
    <w:rsid w:val="00CC320F"/>
    <w:rsid w:val="00D02FC9"/>
    <w:rsid w:val="00D264D9"/>
    <w:rsid w:val="00D30E8E"/>
    <w:rsid w:val="00D332C1"/>
    <w:rsid w:val="00D34CFB"/>
    <w:rsid w:val="00D431FD"/>
    <w:rsid w:val="00D6392C"/>
    <w:rsid w:val="00D7332A"/>
    <w:rsid w:val="00D754C2"/>
    <w:rsid w:val="00D95462"/>
    <w:rsid w:val="00D96247"/>
    <w:rsid w:val="00DC5F75"/>
    <w:rsid w:val="00DD2C8D"/>
    <w:rsid w:val="00DD51EF"/>
    <w:rsid w:val="00E12032"/>
    <w:rsid w:val="00E144B3"/>
    <w:rsid w:val="00E31874"/>
    <w:rsid w:val="00E4146E"/>
    <w:rsid w:val="00E553A8"/>
    <w:rsid w:val="00E560B0"/>
    <w:rsid w:val="00E66BB9"/>
    <w:rsid w:val="00E967BB"/>
    <w:rsid w:val="00EA4BB7"/>
    <w:rsid w:val="00EA7648"/>
    <w:rsid w:val="00EA7795"/>
    <w:rsid w:val="00EB0511"/>
    <w:rsid w:val="00EB0C20"/>
    <w:rsid w:val="00EB3601"/>
    <w:rsid w:val="00EB39A8"/>
    <w:rsid w:val="00EC4591"/>
    <w:rsid w:val="00ED78AB"/>
    <w:rsid w:val="00EE16BA"/>
    <w:rsid w:val="00EE7E51"/>
    <w:rsid w:val="00EF6C14"/>
    <w:rsid w:val="00F02F8F"/>
    <w:rsid w:val="00F2267D"/>
    <w:rsid w:val="00F25171"/>
    <w:rsid w:val="00F31F06"/>
    <w:rsid w:val="00F358F2"/>
    <w:rsid w:val="00F4029A"/>
    <w:rsid w:val="00F40556"/>
    <w:rsid w:val="00F42A53"/>
    <w:rsid w:val="00F436C9"/>
    <w:rsid w:val="00F51942"/>
    <w:rsid w:val="00F71F2C"/>
    <w:rsid w:val="00F7414B"/>
    <w:rsid w:val="00F84C72"/>
    <w:rsid w:val="00F91646"/>
    <w:rsid w:val="00F937AD"/>
    <w:rsid w:val="00F94103"/>
    <w:rsid w:val="00F9626C"/>
    <w:rsid w:val="00FC6310"/>
    <w:rsid w:val="00FD462E"/>
    <w:rsid w:val="00FF54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0ED642CE1B899E49A1432966D9DA1EE6"/>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
    <w:name w:val="C1A00BE7D8CD4071B4BBEA6704F5F4CD1"/>
    <w:qFormat/>
    <w:uiPriority w:val="0"/>
    <w:pPr>
      <w:spacing w:after="160" w:line="259" w:lineRule="auto"/>
    </w:pPr>
    <w:rPr>
      <w:rFonts w:asciiTheme="minorHAnsi" w:hAnsiTheme="minorHAnsi" w:eastAsiaTheme="minorHAnsi" w:cstheme="minorBidi"/>
      <w:sz w:val="22"/>
      <w:szCs w:val="22"/>
      <w:lang w:val="en-US" w:eastAsia="en-US" w:bidi="ar-SA"/>
    </w:rPr>
  </w:style>
  <w:style w:type="paragraph" w:customStyle="1" w:styleId="7">
    <w:name w:val="1D44EA70F5020444805E27C8E7299426"/>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8">
    <w:name w:val="F4F76A5EA97746189105440265B53FD31"/>
    <w:qFormat/>
    <w:uiPriority w:val="0"/>
    <w:rPr>
      <w:rFonts w:asciiTheme="minorHAnsi" w:hAnsiTheme="minorHAnsi" w:eastAsiaTheme="minorHAnsi" w:cstheme="minorBidi"/>
      <w:sz w:val="22"/>
      <w:szCs w:val="22"/>
      <w:lang w:val="en-US" w:eastAsia="en-US" w:bidi="ar-SA"/>
    </w:rPr>
  </w:style>
  <w:style w:type="paragraph" w:customStyle="1" w:styleId="9">
    <w:name w:val="E724A95E408748DBB978DDC0B2E6477B1"/>
    <w:qFormat/>
    <w:uiPriority w:val="0"/>
    <w:pPr>
      <w:spacing w:after="160" w:line="259" w:lineRule="auto"/>
    </w:pPr>
    <w:rPr>
      <w:rFonts w:asciiTheme="minorHAnsi" w:hAnsiTheme="minorHAnsi" w:eastAsiaTheme="minorHAnsi" w:cstheme="minorBidi"/>
      <w:sz w:val="22"/>
      <w:szCs w:val="22"/>
      <w:lang w:val="en-US" w:eastAsia="en-US" w:bidi="ar-SA"/>
    </w:rPr>
  </w:style>
  <w:style w:type="paragraph" w:customStyle="1" w:styleId="10">
    <w:name w:val="8C7491C0E51C4EAE928CA5BE482AFC971"/>
    <w:qFormat/>
    <w:uiPriority w:val="0"/>
    <w:rPr>
      <w:rFonts w:asciiTheme="minorHAnsi" w:hAnsiTheme="minorHAnsi" w:eastAsiaTheme="minorHAnsi" w:cstheme="minorBidi"/>
      <w:sz w:val="22"/>
      <w:szCs w:val="22"/>
      <w:lang w:val="en-US" w:eastAsia="en-US" w:bidi="ar-SA"/>
    </w:rPr>
  </w:style>
  <w:style w:type="paragraph" w:customStyle="1" w:styleId="11">
    <w:name w:val="D0BD7F52758A49A4BCEEA05B521D8CD51"/>
    <w:qFormat/>
    <w:uiPriority w:val="0"/>
    <w:rPr>
      <w:rFonts w:asciiTheme="minorHAnsi" w:hAnsiTheme="minorHAnsi" w:eastAsiaTheme="minorHAnsi" w:cstheme="minorBidi"/>
      <w:sz w:val="22"/>
      <w:szCs w:val="22"/>
      <w:lang w:val="en-US" w:eastAsia="en-US" w:bidi="ar-SA"/>
    </w:rPr>
  </w:style>
  <w:style w:type="paragraph" w:customStyle="1" w:styleId="12">
    <w:name w:val="AFCEEB3ED5CA413A894EF69AACD5C8551"/>
    <w:qFormat/>
    <w:uiPriority w:val="0"/>
    <w:rPr>
      <w:rFonts w:asciiTheme="minorHAnsi" w:hAnsiTheme="minorHAnsi" w:eastAsiaTheme="minorHAnsi" w:cstheme="minorBidi"/>
      <w:sz w:val="22"/>
      <w:szCs w:val="22"/>
      <w:lang w:val="en-US" w:eastAsia="en-US" w:bidi="ar-SA"/>
    </w:rPr>
  </w:style>
  <w:style w:type="paragraph" w:customStyle="1" w:styleId="13">
    <w:name w:val="56DA3E9F1FA649FFB2D900591A3D5A7B1"/>
    <w:uiPriority w:val="0"/>
    <w:rPr>
      <w:rFonts w:asciiTheme="minorHAnsi" w:hAnsiTheme="minorHAnsi" w:eastAsiaTheme="minorHAnsi" w:cstheme="minorBidi"/>
      <w:sz w:val="22"/>
      <w:szCs w:val="22"/>
      <w:lang w:val="en-US" w:eastAsia="en-US" w:bidi="ar-SA"/>
    </w:rPr>
  </w:style>
  <w:style w:type="paragraph" w:customStyle="1" w:styleId="14">
    <w:name w:val="9175B256230148F8867A79BEB32CE8761"/>
    <w:qFormat/>
    <w:uiPriority w:val="0"/>
    <w:rPr>
      <w:rFonts w:asciiTheme="minorHAnsi" w:hAnsiTheme="minorHAnsi" w:eastAsiaTheme="minorHAnsi" w:cstheme="minorBidi"/>
      <w:sz w:val="22"/>
      <w:szCs w:val="22"/>
      <w:lang w:val="en-US" w:eastAsia="en-US" w:bidi="ar-SA"/>
    </w:rPr>
  </w:style>
  <w:style w:type="paragraph" w:customStyle="1" w:styleId="15">
    <w:name w:val="B5EDCC5CFCC145368EFA7EDD2FF2557A1"/>
    <w:qFormat/>
    <w:uiPriority w:val="0"/>
    <w:pPr>
      <w:spacing w:after="160" w:line="259" w:lineRule="auto"/>
    </w:pPr>
    <w:rPr>
      <w:rFonts w:asciiTheme="minorHAnsi" w:hAnsiTheme="minorHAnsi" w:eastAsiaTheme="minorHAnsi" w:cstheme="minorBidi"/>
      <w:sz w:val="22"/>
      <w:szCs w:val="22"/>
      <w:lang w:val="en-US" w:eastAsia="en-US" w:bidi="ar-SA"/>
    </w:rPr>
  </w:style>
  <w:style w:type="paragraph" w:customStyle="1" w:styleId="16">
    <w:name w:val="89A3940EF39A464B8EF806D3D449765A"/>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7">
    <w:name w:val="67CD33AF3B3C9C45B277D628CC9ADCFF"/>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8">
    <w:name w:val="4C77A040BA358D48A2D92FDB9F8724EE"/>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9">
    <w:name w:val="95B810265A333747A18F58BBCFC0D7C3"/>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0">
    <w:name w:val="894D0B5FD72D5547AF8B9FCCF58B74B8"/>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1">
    <w:name w:val="79C24C53B144FA4DB9FE6CB067A4BBE0"/>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2">
    <w:name w:val="410CAE0A50978447B3F08F46A388D1BA"/>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3">
    <w:name w:val="1DD3B7A21C61374B9C63F44AB6563345"/>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4">
    <w:name w:val="555ECA8398528147A10EA183FD9D0AFC"/>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5">
    <w:name w:val="D69C7678DFF82A4DB24B86E6ECCB79A5"/>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6">
    <w:name w:val="308C5A4609BA6249AB45B54FE33CE777"/>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7">
    <w:name w:val="A7061EA6B08E7540ADA81E0A9119CE13"/>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8">
    <w:name w:val="836311870C3FB046A9A13A66D9169201"/>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29">
    <w:name w:val="7E0AE91EF69F0E45B5E8F663B7C08BDF"/>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0">
    <w:name w:val="053053002A807D49A2E11F7080527784"/>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1">
    <w:name w:val="52F173716B30A2419F00C800804F5B64"/>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2">
    <w:name w:val="2520C43829171842B1F7FB0B75EE159D"/>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3">
    <w:name w:val="C4CD3D31D9E1A1418290F43F79CB1107"/>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4">
    <w:name w:val="4FF277BB0242BD4F927D34E86C140CFC"/>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5">
    <w:name w:val="0194EEC12065804589F41300A487919A"/>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6">
    <w:name w:val="5819FE0F6BC7DC429B33D9F10ED1AE03"/>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7">
    <w:name w:val="9F3A0CA228AF96448ED4EFBD784573D2"/>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8">
    <w:name w:val="2AA0FD2A8979E742AC6F23D7F638C76F"/>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39">
    <w:name w:val="5A7CBF23A0F9404AA1BCB1DA695A1912"/>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0">
    <w:name w:val="DDE88F196E1548499DB1B3743882A03A"/>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1">
    <w:name w:val="4E308DC87E8CEB4595F583F78E28BFCE"/>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2">
    <w:name w:val="76D8F22C76D02B49A8630BE2C03A7FD4"/>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3">
    <w:name w:val="77D9FFAA81E62E4BAEE23794D4131DEB"/>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4">
    <w:name w:val="2C98F2F94C1C894BB2808E3EAC2A114A"/>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5">
    <w:name w:val="745E2C2ABB1A9D49B33791246036F1C8"/>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6">
    <w:name w:val="BFF473CA1F867B4687ADE283E5B19902"/>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7">
    <w:name w:val="D99B5DC70DABFF4D9BC59BC0E96F3105"/>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8">
    <w:name w:val="9D92036CBFCF624ABECCE1F74FA8F0EA"/>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49">
    <w:name w:val="518D89E5831ECD47857C48C76F8BE374"/>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0">
    <w:name w:val="50699FBBCA076F4E87CA1249ED754EB8"/>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1">
    <w:name w:val="EED13986D8B83D4AB5AA5D74581089AF"/>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2">
    <w:name w:val="C21C2E14316C2E44BAFB8D07E6EC4263"/>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3">
    <w:name w:val="C103A00B3A363740964EF4C6B15E42C3"/>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4">
    <w:name w:val="BB95694B2CC8414689A745CCD05DFC31"/>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5">
    <w:name w:val="D7F59B94E3689F43910FB7ACABDF879E"/>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6">
    <w:name w:val="03DAD63682C840409D2FCDB8FB747D75"/>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7">
    <w:name w:val="C124AD3D974A3A48909D4FA5463BD89D"/>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8">
    <w:name w:val="CFC68458A98F884DBDDA7B214B5B5F27"/>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59">
    <w:name w:val="E15BF04FD65D39418E6F463F78C9BD6E"/>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0">
    <w:name w:val="C474E82BBFCAD24BAD3875F305B08196"/>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1">
    <w:name w:val="8EB6686837F52C488A84720043F11BB2"/>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2">
    <w:name w:val="FC74BB31A24B6A4C9F854F494688782D"/>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3">
    <w:name w:val="6CAFB4B684945C4EA8A25B81FC763737"/>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4">
    <w:name w:val="EE2D469579B25745BDE6E1A9BCAF9F2A"/>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5">
    <w:name w:val="A60EF476C727C8419D3919E0066F331C"/>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6">
    <w:name w:val="50F9F9BD5E26FF42B5BDF93E71AF485B"/>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7">
    <w:name w:val="95CA08D01BBDE5469116333DDF3A566C"/>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68">
    <w:name w:val="D298BFA5B0FD5447A715A757ED945066"/>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69">
    <w:name w:val="FB8396FD8D9A7644ABE0A2D53B44B1AF"/>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0">
    <w:name w:val="0C1D8C1A3F909B458DBF0A4844EA4134"/>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1">
    <w:name w:val="3C3C8940F3463440956852BD84719965"/>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2">
    <w:name w:val="F1CA3D23B45C5547B050C28A18609C43"/>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3">
    <w:name w:val="C7D43587BA44CE418903AC17D6FAFD69"/>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4">
    <w:name w:val="EDE562E6C2DAEB429C0BC7EA4F0D05FE"/>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5">
    <w:name w:val="07A969CDD8FA734AA01AAEEA6FDAAAFC"/>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6">
    <w:name w:val="2B091CD18B27C94CAB7E4E0510C1ABA9"/>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7">
    <w:name w:val="B9E37EA662DF8E448C6FF3D41C204339"/>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8">
    <w:name w:val="6E1381E23408744C831D86DD2EA9B294"/>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79">
    <w:name w:val="41DD1E476210EB4F8B30E5CA95C91648"/>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0">
    <w:name w:val="F94A91E090DF7648A5D2060FA5F21A66"/>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1">
    <w:name w:val="8FF4C8F721591E408254CABCAE32B838"/>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2">
    <w:name w:val="473E2373F7666D42AA1C3DF248447963"/>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3">
    <w:name w:val="464ECABCDF5E234B96F4C44E02BF0AD5"/>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4">
    <w:name w:val="7C95FE253429C84C80272B890C514112"/>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5">
    <w:name w:val="FEA5B89D9A89914FB95980AC9A524B7C"/>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6">
    <w:name w:val="75F600BEE4E5344CA5CB7F8CCA72AE39"/>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7">
    <w:name w:val="F3E9AE19B49090469FF5A06D1EBCFB32"/>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8">
    <w:name w:val="892029F9AACF2349B55B1AEDC86A4FF4"/>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customStyle="1" w:styleId="89">
    <w:name w:val="6B90C406BE07B547A70BB53E3E49A4B8"/>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0">
    <w:name w:val="4707BAFA158CAC43AA2AC45FC807CB09"/>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1">
    <w:name w:val="61EAE9CFF4F6894F924662CD03300024"/>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2">
    <w:name w:val="EDE26753AC03FD40BA96C98A811354E3"/>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3">
    <w:name w:val="376612BCDEE13D4CBEC80BFDE48661F5"/>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9885d2eb-3ee9-4053-a0be-5511b385d81a">posted on web</Notes>
    <lcf76f155ced4ddcb4097134ff3c332f xmlns="9885d2eb-3ee9-4053-a0be-5511b385d81a">
      <Terms xmlns="http://schemas.microsoft.com/office/infopath/2007/PartnerControls"/>
    </lcf76f155ced4ddcb4097134ff3c332f>
    <TaxCatchAll xmlns="2c6b6b35-7a1c-4265-8478-5804d3a7f9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BF784EB1B89E4697FF9DE325DAE2E0" ma:contentTypeVersion="14" ma:contentTypeDescription="Create a new document." ma:contentTypeScope="" ma:versionID="0d7861e8b046a0936c77fe15d4d15604">
  <xsd:schema xmlns:xsd="http://www.w3.org/2001/XMLSchema" xmlns:xs="http://www.w3.org/2001/XMLSchema" xmlns:p="http://schemas.microsoft.com/office/2006/metadata/properties" xmlns:ns2="9885d2eb-3ee9-4053-a0be-5511b385d81a" xmlns:ns3="2c6b6b35-7a1c-4265-8478-5804d3a7f991" targetNamespace="http://schemas.microsoft.com/office/2006/metadata/properties" ma:root="true" ma:fieldsID="b330fc9a75ed5a8a158ccb60851f9782" ns2:_="" ns3:_="">
    <xsd:import namespace="9885d2eb-3ee9-4053-a0be-5511b385d81a"/>
    <xsd:import namespace="2c6b6b35-7a1c-4265-8478-5804d3a7f9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t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5d2eb-3ee9-4053-a0be-5511b385d8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tes" ma:index="12" nillable="true" ma:displayName="Notes" ma:default="Type here" ma:format="Dropdown" ma:internalName="Notes">
      <xsd:simpleType>
        <xsd:restriction base="dms:Note">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3ad1a4-bcb6-4664-8873-2816a39d13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6b6b35-7a1c-4265-8478-5804d3a7f99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6161dd8-20a0-4760-affe-fd27ee0a143b}" ma:internalName="TaxCatchAll" ma:showField="CatchAllData" ma:web="2c6b6b35-7a1c-4265-8478-5804d3a7f9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0D754A-F6EC-4AD3-A04D-2D24AA2A0CBB}">
  <ds:schemaRefs/>
</ds:datastoreItem>
</file>

<file path=customXml/itemProps2.xml><?xml version="1.0" encoding="utf-8"?>
<ds:datastoreItem xmlns:ds="http://schemas.openxmlformats.org/officeDocument/2006/customXml" ds:itemID="{90FC9E06-41B6-4F9C-87A6-C4F432B9B6AB}">
  <ds:schemaRefs/>
</ds:datastoreItem>
</file>

<file path=customXml/itemProps3.xml><?xml version="1.0" encoding="utf-8"?>
<ds:datastoreItem xmlns:ds="http://schemas.openxmlformats.org/officeDocument/2006/customXml" ds:itemID="{927DC45A-BFDD-4CBF-A315-A0E56E141884}">
  <ds:schemaRefs/>
</ds:datastoreItem>
</file>

<file path=customXml/itemProps4.xml><?xml version="1.0" encoding="utf-8"?>
<ds:datastoreItem xmlns:ds="http://schemas.openxmlformats.org/officeDocument/2006/customXml" ds:itemID="{70C4E61D-2BAE-4667-BFD7-CF27F0613461}">
  <ds:schemaRefs/>
</ds:datastoreItem>
</file>

<file path=docProps/app.xml><?xml version="1.0" encoding="utf-8"?>
<Properties xmlns="http://schemas.openxmlformats.org/officeDocument/2006/extended-properties" xmlns:vt="http://schemas.openxmlformats.org/officeDocument/2006/docPropsVTypes">
  <Template>Normal</Template>
  <Pages>18</Pages>
  <Words>1721</Words>
  <Characters>9835</Characters>
  <Lines>1129</Lines>
  <Paragraphs>598</Paragraphs>
  <TotalTime>0</TotalTime>
  <ScaleCrop>false</ScaleCrop>
  <LinksUpToDate>false</LinksUpToDate>
  <CharactersWithSpaces>11464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2025-11-06T15:50:00Z</dcterms:created>
  <dc:creator>William Kettler</dc:creator>
  <cp:keywords>;#IRB review;#Modification;#</cp:keywords>
  <cp:lastModifiedBy>Noel</cp:lastModifiedBy>
  <cp:lastPrinted>2022-09-13T02:41:00Z</cp:lastPrinted>
  <dcterms:modified xsi:type="dcterms:W3CDTF">2025-11-06T19:41:23Z</dcterms:modified>
  <dc:title>APPLICATION_IRB_Protocol_v4.0_2022.08.04</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0x010100EFBF784EB1B89E4697FF9DE325DAE2E0</vt:lpwstr>
  </property>
  <property fmtid="{D5CDD505-2E9C-101B-9397-08002B2CF9AE}" pid="3" name="ICV">
    <vt:lpwstr>C57777678F724DD19450C4B0B054FAB4_13</vt:lpwstr>
  </property>
  <property fmtid="{D5CDD505-2E9C-101B-9397-08002B2CF9AE}" pid="4" name="KSOProductBuildVer">
    <vt:lpwstr>2052-12.1.0.23542</vt:lpwstr>
  </property>
  <property fmtid="{D5CDD505-2E9C-101B-9397-08002B2CF9AE}" pid="5" name="KSOTemplateDocerSaveRecord">
    <vt:lpwstr>eyJoZGlkIjoiNzdiMTBhYWNjOTQ1NDk5MDNiMWEwNzkwNjg0MjM2MmQiLCJ1c2VySWQiOiIxMTI3MTgwMzMxIn0=</vt:lpwstr>
  </property>
  <property fmtid="{D5CDD505-2E9C-101B-9397-08002B2CF9AE}" pid="6" name="MediaServiceImageTags">
    <vt:lpwstr/>
  </property>
</Properties>
</file>